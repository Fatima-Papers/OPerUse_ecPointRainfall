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9C7A5B" w:rsidRDefault="000B0591" w:rsidP="001A0B58">
      <w:pPr>
        <w:spacing w:before="240"/>
        <w:ind w:firstLine="0"/>
        <w:rPr>
          <w:rFonts w:cstheme="minorHAnsi"/>
          <w:b/>
          <w:bCs/>
          <w:u w:val="single"/>
        </w:rPr>
      </w:pPr>
      <w:r w:rsidRPr="009C7A5B">
        <w:rPr>
          <w:rFonts w:cstheme="minorHAnsi"/>
          <w:b/>
          <w:bCs/>
          <w:u w:val="single"/>
        </w:rPr>
        <w:t>RESEARCH ARTICLE</w:t>
      </w:r>
    </w:p>
    <w:p w14:paraId="6A2E8DF3" w14:textId="49F13124" w:rsidR="00A86595" w:rsidRPr="009C7A5B" w:rsidRDefault="00F36380" w:rsidP="00E347D4">
      <w:pPr>
        <w:pStyle w:val="Titolo"/>
        <w:spacing w:before="120" w:after="0"/>
        <w:rPr>
          <w:rFonts w:cstheme="minorHAnsi"/>
        </w:rPr>
      </w:pPr>
      <w:r w:rsidRPr="009C7A5B">
        <w:rPr>
          <w:rFonts w:cstheme="minorHAnsi"/>
        </w:rPr>
        <w:t>Co</w:t>
      </w:r>
      <w:r w:rsidR="00D34BBE">
        <w:rPr>
          <w:rFonts w:cstheme="minorHAnsi"/>
        </w:rPr>
        <w:t>-</w:t>
      </w:r>
      <w:r w:rsidRPr="009C7A5B">
        <w:rPr>
          <w:rFonts w:cstheme="minorHAnsi"/>
        </w:rPr>
        <w:t>production of</w:t>
      </w:r>
      <w:r w:rsidR="00FD7708" w:rsidRPr="009C7A5B">
        <w:rPr>
          <w:rFonts w:cstheme="minorHAnsi"/>
        </w:rPr>
        <w:t xml:space="preserve"> </w:t>
      </w:r>
      <w:r w:rsidR="002636F3" w:rsidRPr="009C7A5B">
        <w:rPr>
          <w:rFonts w:cstheme="minorHAnsi"/>
        </w:rPr>
        <w:t xml:space="preserve">training </w:t>
      </w:r>
      <w:r w:rsidR="00FD7708" w:rsidRPr="009C7A5B">
        <w:rPr>
          <w:rFonts w:cstheme="minorHAnsi"/>
        </w:rPr>
        <w:t xml:space="preserve">guidelines </w:t>
      </w:r>
      <w:r w:rsidR="00311F96" w:rsidRPr="009C7A5B">
        <w:rPr>
          <w:rFonts w:cstheme="minorHAnsi"/>
        </w:rPr>
        <w:t>for</w:t>
      </w:r>
      <w:r w:rsidR="00FD7708" w:rsidRPr="009C7A5B">
        <w:rPr>
          <w:rFonts w:cstheme="minorHAnsi"/>
        </w:rPr>
        <w:t xml:space="preserve"> </w:t>
      </w:r>
      <w:r w:rsidR="00632687">
        <w:rPr>
          <w:rFonts w:cstheme="minorHAnsi"/>
        </w:rPr>
        <w:t>new post-processed “point rainfall” forecast products</w:t>
      </w:r>
    </w:p>
    <w:p w14:paraId="7446E3C2" w14:textId="7B34660D" w:rsidR="00EE303C" w:rsidRPr="009C7A5B" w:rsidRDefault="00EE303C" w:rsidP="006131E3">
      <w:pPr>
        <w:ind w:firstLine="0"/>
        <w:jc w:val="left"/>
        <w:rPr>
          <w:rFonts w:cstheme="minorHAnsi"/>
          <w:sz w:val="22"/>
          <w:vertAlign w:val="superscript"/>
        </w:rPr>
      </w:pPr>
      <w:r w:rsidRPr="009C7A5B">
        <w:rPr>
          <w:rFonts w:cstheme="minorHAnsi"/>
          <w:sz w:val="22"/>
        </w:rPr>
        <w:t>Fatima M. Pillosu</w:t>
      </w:r>
      <w:r w:rsidR="00EB6983" w:rsidRPr="009C7A5B">
        <w:rPr>
          <w:rFonts w:cstheme="minorHAnsi"/>
          <w:sz w:val="22"/>
          <w:vertAlign w:val="superscript"/>
        </w:rPr>
        <w:t>1,2</w:t>
      </w:r>
      <w:r w:rsidRPr="009C7A5B">
        <w:rPr>
          <w:rFonts w:cstheme="minorHAnsi"/>
          <w:sz w:val="22"/>
        </w:rPr>
        <w:t>, Bogl</w:t>
      </w:r>
      <w:r w:rsidR="00326BE6" w:rsidRPr="009C7A5B">
        <w:rPr>
          <w:rFonts w:cstheme="minorHAnsi"/>
          <w:sz w:val="22"/>
        </w:rPr>
        <w:t>árka Tóth</w:t>
      </w:r>
      <w:r w:rsidR="00EB6983" w:rsidRPr="009C7A5B">
        <w:rPr>
          <w:rFonts w:cstheme="minorHAnsi"/>
          <w:sz w:val="22"/>
          <w:vertAlign w:val="superscript"/>
        </w:rPr>
        <w:t>3</w:t>
      </w:r>
      <w:r w:rsidR="00326BE6" w:rsidRPr="009C7A5B">
        <w:rPr>
          <w:rFonts w:cstheme="minorHAnsi"/>
          <w:sz w:val="22"/>
        </w:rPr>
        <w:t>, Istvan Ihasz</w:t>
      </w:r>
      <w:r w:rsidR="00EB6983" w:rsidRPr="009C7A5B">
        <w:rPr>
          <w:rFonts w:cstheme="minorHAnsi"/>
          <w:sz w:val="22"/>
          <w:vertAlign w:val="superscript"/>
        </w:rPr>
        <w:t>3</w:t>
      </w:r>
      <w:r w:rsidR="00326BE6" w:rsidRPr="009C7A5B">
        <w:rPr>
          <w:rFonts w:cstheme="minorHAnsi"/>
          <w:sz w:val="22"/>
        </w:rPr>
        <w:t>, Roberto Vindas Morán</w:t>
      </w:r>
      <w:r w:rsidR="00EB6983" w:rsidRPr="009C7A5B">
        <w:rPr>
          <w:rFonts w:cstheme="minorHAnsi"/>
          <w:sz w:val="22"/>
          <w:vertAlign w:val="superscript"/>
        </w:rPr>
        <w:t>4</w:t>
      </w:r>
      <w:r w:rsidR="00326BE6" w:rsidRPr="009C7A5B">
        <w:rPr>
          <w:rFonts w:cstheme="minorHAnsi"/>
          <w:sz w:val="22"/>
        </w:rPr>
        <w:t>, Werner Stolz</w:t>
      </w:r>
      <w:r w:rsidR="00EB6983" w:rsidRPr="009C7A5B">
        <w:rPr>
          <w:rFonts w:cstheme="minorHAnsi"/>
          <w:sz w:val="22"/>
          <w:vertAlign w:val="superscript"/>
        </w:rPr>
        <w:t>4</w:t>
      </w:r>
      <w:r w:rsidR="00326BE6" w:rsidRPr="009C7A5B">
        <w:rPr>
          <w:rFonts w:cstheme="minorHAnsi"/>
          <w:sz w:val="22"/>
        </w:rPr>
        <w:t xml:space="preserve">, </w:t>
      </w:r>
      <w:r w:rsidR="002F3C50" w:rsidRPr="009C7A5B">
        <w:rPr>
          <w:rFonts w:cstheme="minorHAnsi"/>
          <w:sz w:val="22"/>
        </w:rPr>
        <w:t>Tim Hewson</w:t>
      </w:r>
      <w:r w:rsidR="002F3C50" w:rsidRPr="009C7A5B">
        <w:rPr>
          <w:rFonts w:cstheme="minorHAnsi"/>
          <w:sz w:val="22"/>
          <w:vertAlign w:val="superscript"/>
        </w:rPr>
        <w:t>2</w:t>
      </w:r>
      <w:r w:rsidR="002F3C50" w:rsidRPr="009C7A5B">
        <w:rPr>
          <w:rFonts w:cstheme="minorHAnsi"/>
          <w:sz w:val="22"/>
        </w:rPr>
        <w:t xml:space="preserve">, </w:t>
      </w:r>
      <w:r w:rsidR="00326BE6" w:rsidRPr="009C7A5B">
        <w:rPr>
          <w:rFonts w:cstheme="minorHAnsi"/>
          <w:sz w:val="22"/>
        </w:rPr>
        <w:t xml:space="preserve">Christel </w:t>
      </w:r>
      <w:r w:rsidR="0034097A" w:rsidRPr="009C7A5B">
        <w:rPr>
          <w:rFonts w:cstheme="minorHAnsi"/>
          <w:sz w:val="22"/>
        </w:rPr>
        <w:t>Prudhomme</w:t>
      </w:r>
      <w:r w:rsidR="00EB6983" w:rsidRPr="009C7A5B">
        <w:rPr>
          <w:rFonts w:cstheme="minorHAnsi"/>
          <w:sz w:val="22"/>
          <w:vertAlign w:val="superscript"/>
        </w:rPr>
        <w:t>2,</w:t>
      </w:r>
      <w:r w:rsidR="002F74E5" w:rsidRPr="009C7A5B">
        <w:rPr>
          <w:rFonts w:cstheme="minorHAnsi"/>
          <w:sz w:val="22"/>
          <w:vertAlign w:val="superscript"/>
        </w:rPr>
        <w:t>5,6</w:t>
      </w:r>
      <w:r w:rsidR="0034097A" w:rsidRPr="009C7A5B">
        <w:rPr>
          <w:rFonts w:cstheme="minorHAnsi"/>
          <w:sz w:val="22"/>
        </w:rPr>
        <w:t>, Elisabeth Stephens</w:t>
      </w:r>
      <w:r w:rsidR="002F74E5" w:rsidRPr="009C7A5B">
        <w:rPr>
          <w:rFonts w:cstheme="minorHAnsi"/>
          <w:sz w:val="22"/>
          <w:vertAlign w:val="superscript"/>
        </w:rPr>
        <w:t>7</w:t>
      </w:r>
      <w:r w:rsidR="00DD02FA" w:rsidRPr="009C7A5B">
        <w:rPr>
          <w:rFonts w:cstheme="minorHAnsi"/>
          <w:sz w:val="22"/>
          <w:vertAlign w:val="superscript"/>
        </w:rPr>
        <w:t>,8</w:t>
      </w:r>
      <w:r w:rsidR="0034097A" w:rsidRPr="009C7A5B">
        <w:rPr>
          <w:rFonts w:cstheme="minorHAnsi"/>
          <w:sz w:val="22"/>
        </w:rPr>
        <w:t>, Hanna</w:t>
      </w:r>
      <w:r w:rsidR="007B434C">
        <w:rPr>
          <w:rFonts w:cstheme="minorHAnsi"/>
          <w:sz w:val="22"/>
        </w:rPr>
        <w:t>h</w:t>
      </w:r>
      <w:r w:rsidR="0034097A" w:rsidRPr="009C7A5B">
        <w:rPr>
          <w:rFonts w:cstheme="minorHAnsi"/>
          <w:sz w:val="22"/>
        </w:rPr>
        <w:t xml:space="preserve"> L. Cloke</w:t>
      </w:r>
      <w:r w:rsidR="002F74E5" w:rsidRPr="009C7A5B">
        <w:rPr>
          <w:rFonts w:cstheme="minorHAnsi"/>
          <w:sz w:val="22"/>
          <w:vertAlign w:val="superscript"/>
        </w:rPr>
        <w:t>1,7,9</w:t>
      </w:r>
      <w:r w:rsidR="007310D5" w:rsidRPr="009C7A5B">
        <w:rPr>
          <w:rFonts w:cstheme="minorHAnsi"/>
          <w:sz w:val="22"/>
          <w:vertAlign w:val="superscript"/>
        </w:rPr>
        <w:t>,10</w:t>
      </w:r>
    </w:p>
    <w:p w14:paraId="7BAE4A8F" w14:textId="1CBB9024" w:rsidR="003E4A83" w:rsidRPr="009C7A5B" w:rsidRDefault="003E4A83" w:rsidP="003E4A83">
      <w:pPr>
        <w:ind w:firstLine="0"/>
        <w:jc w:val="left"/>
        <w:rPr>
          <w:rFonts w:cstheme="minorHAnsi"/>
        </w:rPr>
      </w:pPr>
      <w:r w:rsidRPr="009C7A5B">
        <w:rPr>
          <w:rFonts w:cstheme="minorHAnsi"/>
          <w:vertAlign w:val="superscript"/>
        </w:rPr>
        <w:t xml:space="preserve">1 </w:t>
      </w:r>
      <w:r w:rsidRPr="009C7A5B">
        <w:rPr>
          <w:rFonts w:cstheme="minorHAnsi"/>
        </w:rPr>
        <w:t>Department of Geography and Environmental Science, University of Reading, Reading, UK</w:t>
      </w:r>
    </w:p>
    <w:p w14:paraId="686F44FC" w14:textId="1D55F9B7" w:rsidR="003E4A83" w:rsidRPr="009C7A5B" w:rsidRDefault="003E4A83" w:rsidP="003E4A83">
      <w:pPr>
        <w:spacing w:before="0"/>
        <w:ind w:firstLine="0"/>
        <w:jc w:val="left"/>
        <w:rPr>
          <w:rFonts w:cstheme="minorHAnsi"/>
        </w:rPr>
      </w:pPr>
      <w:r w:rsidRPr="009C7A5B">
        <w:rPr>
          <w:rFonts w:cstheme="minorHAnsi"/>
          <w:vertAlign w:val="superscript"/>
        </w:rPr>
        <w:t xml:space="preserve">2 </w:t>
      </w:r>
      <w:r w:rsidRPr="009C7A5B">
        <w:rPr>
          <w:rFonts w:cstheme="minorHAnsi"/>
        </w:rPr>
        <w:t>Forecast Department, European Centre for Medium-range Weather Forecasts, Reading, UK</w:t>
      </w:r>
    </w:p>
    <w:p w14:paraId="0FB66D43" w14:textId="12A03274" w:rsidR="003E4A83" w:rsidRPr="009C7A5B" w:rsidRDefault="003E4A83" w:rsidP="003E4A83">
      <w:pPr>
        <w:spacing w:before="0"/>
        <w:ind w:firstLine="0"/>
        <w:jc w:val="left"/>
        <w:rPr>
          <w:rFonts w:cstheme="minorHAnsi"/>
        </w:rPr>
      </w:pPr>
      <w:r w:rsidRPr="009C7A5B">
        <w:rPr>
          <w:rFonts w:cstheme="minorHAnsi"/>
          <w:vertAlign w:val="superscript"/>
        </w:rPr>
        <w:t xml:space="preserve">3 </w:t>
      </w:r>
      <w:r w:rsidRPr="009C7A5B">
        <w:rPr>
          <w:rFonts w:cstheme="minorHAnsi"/>
        </w:rPr>
        <w:t>Hungarian Meteorological Service, Budapest, Hungary</w:t>
      </w:r>
    </w:p>
    <w:p w14:paraId="648A6487" w14:textId="5DC0E745" w:rsidR="003E4A83" w:rsidRPr="009C7A5B" w:rsidRDefault="003E4A83" w:rsidP="003E4A83">
      <w:pPr>
        <w:spacing w:before="0"/>
        <w:ind w:firstLine="0"/>
        <w:jc w:val="left"/>
        <w:rPr>
          <w:rFonts w:cstheme="minorHAnsi"/>
        </w:rPr>
      </w:pPr>
      <w:r w:rsidRPr="009C7A5B">
        <w:rPr>
          <w:rFonts w:cstheme="minorHAnsi"/>
          <w:vertAlign w:val="superscript"/>
        </w:rPr>
        <w:t xml:space="preserve">4 </w:t>
      </w:r>
      <w:r w:rsidRPr="009C7A5B">
        <w:rPr>
          <w:rFonts w:cstheme="minorHAnsi"/>
        </w:rPr>
        <w:t>National Meteorological Institute of Costa Rica, San José, Costa Rica</w:t>
      </w:r>
    </w:p>
    <w:p w14:paraId="2C3F69EF" w14:textId="611D6937" w:rsidR="003E4A83" w:rsidRPr="009C7A5B" w:rsidRDefault="003E4A83" w:rsidP="003E4A83">
      <w:pPr>
        <w:spacing w:before="0"/>
        <w:ind w:firstLine="0"/>
        <w:jc w:val="left"/>
        <w:rPr>
          <w:rFonts w:cstheme="minorHAnsi"/>
        </w:rPr>
      </w:pPr>
      <w:r w:rsidRPr="009C7A5B">
        <w:rPr>
          <w:rFonts w:cstheme="minorHAnsi"/>
          <w:vertAlign w:val="superscript"/>
        </w:rPr>
        <w:t xml:space="preserve">5 </w:t>
      </w:r>
      <w:r w:rsidRPr="009C7A5B">
        <w:rPr>
          <w:rFonts w:cstheme="minorHAnsi"/>
        </w:rPr>
        <w:t>Department of Geography and Environment, University of Loughborough, Loughborough, UK}</w:t>
      </w:r>
    </w:p>
    <w:p w14:paraId="17CFB5F7" w14:textId="4B47E771" w:rsidR="003E4A83" w:rsidRPr="009C7A5B" w:rsidRDefault="003E4A83" w:rsidP="003E4A83">
      <w:pPr>
        <w:spacing w:before="0"/>
        <w:ind w:firstLine="0"/>
        <w:jc w:val="left"/>
        <w:rPr>
          <w:rFonts w:cstheme="minorHAnsi"/>
        </w:rPr>
      </w:pPr>
      <w:r w:rsidRPr="009C7A5B">
        <w:rPr>
          <w:rFonts w:cstheme="minorHAnsi"/>
          <w:vertAlign w:val="superscript"/>
        </w:rPr>
        <w:t xml:space="preserve">6 </w:t>
      </w:r>
      <w:r w:rsidRPr="009C7A5B">
        <w:rPr>
          <w:rFonts w:cstheme="minorHAnsi"/>
        </w:rPr>
        <w:t>UK Centre for Ecology and Hydrology, Wallingford, United Kingdom</w:t>
      </w:r>
    </w:p>
    <w:p w14:paraId="16848ACB" w14:textId="23599673" w:rsidR="003E4A83" w:rsidRPr="009C7A5B" w:rsidRDefault="003E4A83" w:rsidP="003E4A83">
      <w:pPr>
        <w:spacing w:before="0"/>
        <w:ind w:firstLine="0"/>
        <w:jc w:val="left"/>
        <w:rPr>
          <w:rFonts w:cstheme="minorHAnsi"/>
        </w:rPr>
      </w:pPr>
      <w:r w:rsidRPr="009C7A5B">
        <w:rPr>
          <w:rFonts w:cstheme="minorHAnsi"/>
          <w:vertAlign w:val="superscript"/>
        </w:rPr>
        <w:t xml:space="preserve">7 </w:t>
      </w:r>
      <w:r w:rsidRPr="009C7A5B">
        <w:rPr>
          <w:rFonts w:cstheme="minorHAnsi"/>
        </w:rPr>
        <w:t>Department of Meteorology, University of Reading, Reading, UK</w:t>
      </w:r>
    </w:p>
    <w:p w14:paraId="3EED817C" w14:textId="53FFF39A" w:rsidR="00DD02FA" w:rsidRPr="009C7A5B" w:rsidRDefault="00DD02FA" w:rsidP="003E4A83">
      <w:pPr>
        <w:spacing w:before="0"/>
        <w:ind w:firstLine="0"/>
        <w:jc w:val="left"/>
        <w:rPr>
          <w:rFonts w:cstheme="minorHAnsi"/>
        </w:rPr>
      </w:pPr>
      <w:r w:rsidRPr="009C7A5B">
        <w:rPr>
          <w:rFonts w:cstheme="minorHAnsi"/>
          <w:vertAlign w:val="superscript"/>
        </w:rPr>
        <w:t>8</w:t>
      </w:r>
      <w:r w:rsidRPr="009C7A5B">
        <w:rPr>
          <w:rFonts w:cstheme="minorHAnsi"/>
        </w:rPr>
        <w:t xml:space="preserve"> </w:t>
      </w:r>
      <w:r w:rsidR="0031673D" w:rsidRPr="009C7A5B">
        <w:rPr>
          <w:rFonts w:cstheme="minorHAnsi"/>
        </w:rPr>
        <w:t>Red Cross Red Crescent Climate Centre, The Hague, The Netherlands</w:t>
      </w:r>
    </w:p>
    <w:p w14:paraId="75CD3ADA" w14:textId="4BDA00F2" w:rsidR="003E4A83" w:rsidRPr="009C7A5B" w:rsidRDefault="007310D5" w:rsidP="003E4A83">
      <w:pPr>
        <w:spacing w:before="0"/>
        <w:ind w:firstLine="0"/>
        <w:jc w:val="left"/>
        <w:rPr>
          <w:rFonts w:cstheme="minorHAnsi"/>
        </w:rPr>
      </w:pPr>
      <w:r w:rsidRPr="009C7A5B">
        <w:rPr>
          <w:rFonts w:cstheme="minorHAnsi"/>
          <w:vertAlign w:val="superscript"/>
        </w:rPr>
        <w:t>9</w:t>
      </w:r>
      <w:r w:rsidR="003E4A83" w:rsidRPr="009C7A5B">
        <w:rPr>
          <w:rFonts w:cstheme="minorHAnsi"/>
          <w:vertAlign w:val="superscript"/>
        </w:rPr>
        <w:t xml:space="preserve"> </w:t>
      </w:r>
      <w:r w:rsidR="003E4A83" w:rsidRPr="009C7A5B">
        <w:rPr>
          <w:rFonts w:cstheme="minorHAnsi"/>
        </w:rPr>
        <w:t>Department of Earth Sciences, Air, Water and Landscape Science, Uppsala University, Sweden}</w:t>
      </w:r>
    </w:p>
    <w:p w14:paraId="5F118D5E" w14:textId="5FA23ACF" w:rsidR="00A039C0" w:rsidRPr="009C7A5B" w:rsidRDefault="007310D5" w:rsidP="005557BE">
      <w:pPr>
        <w:spacing w:before="0"/>
        <w:ind w:firstLine="0"/>
        <w:jc w:val="left"/>
        <w:rPr>
          <w:rFonts w:cstheme="minorHAnsi"/>
          <w:b/>
          <w:bCs/>
          <w:vertAlign w:val="superscript"/>
        </w:rPr>
      </w:pPr>
      <w:r w:rsidRPr="009C7A5B">
        <w:rPr>
          <w:rFonts w:cstheme="minorHAnsi"/>
          <w:vertAlign w:val="superscript"/>
        </w:rPr>
        <w:t>10</w:t>
      </w:r>
      <w:r w:rsidR="003E4A83" w:rsidRPr="009C7A5B">
        <w:rPr>
          <w:rFonts w:cstheme="minorHAnsi"/>
          <w:vertAlign w:val="superscript"/>
        </w:rPr>
        <w:t xml:space="preserve"> </w:t>
      </w:r>
      <w:r w:rsidR="003E4A83" w:rsidRPr="009C7A5B">
        <w:rPr>
          <w:rFonts w:cstheme="minorHAnsi"/>
        </w:rPr>
        <w:t>Centre of Natural Hazards and Disaster Science, CNDS, Sweden</w:t>
      </w:r>
    </w:p>
    <w:p w14:paraId="3750973C" w14:textId="27BD7F9F" w:rsidR="00305106" w:rsidRPr="00A240A8" w:rsidRDefault="003E4A83" w:rsidP="004073AA">
      <w:pPr>
        <w:pStyle w:val="Didascalia"/>
        <w:spacing w:after="0"/>
        <w:ind w:firstLine="0"/>
        <w:jc w:val="left"/>
        <w:rPr>
          <w:rFonts w:cstheme="minorHAnsi"/>
        </w:rPr>
      </w:pPr>
      <w:r w:rsidRPr="009C7A5B">
        <w:rPr>
          <w:rFonts w:cstheme="minorHAnsi"/>
          <w:b/>
          <w:bCs/>
        </w:rPr>
        <w:t xml:space="preserve">Correspondence: </w:t>
      </w:r>
      <w:r w:rsidRPr="009C7A5B">
        <w:rPr>
          <w:rFonts w:cstheme="minorHAnsi"/>
        </w:rPr>
        <w:t xml:space="preserve">Fatima </w:t>
      </w:r>
      <w:r w:rsidR="00EB32D2" w:rsidRPr="009C7A5B">
        <w:rPr>
          <w:rFonts w:cstheme="minorHAnsi"/>
        </w:rPr>
        <w:t>M</w:t>
      </w:r>
      <w:r w:rsidRPr="009C7A5B">
        <w:rPr>
          <w:rFonts w:cstheme="minorHAnsi"/>
        </w:rPr>
        <w:t>. Pillosu</w:t>
      </w:r>
      <w:r w:rsidR="004073AA">
        <w:rPr>
          <w:rFonts w:cstheme="minorHAnsi"/>
        </w:rPr>
        <w:t xml:space="preserve">, </w:t>
      </w:r>
      <w:r w:rsidR="004073AA" w:rsidRPr="009C7A5B">
        <w:rPr>
          <w:rFonts w:cstheme="minorHAnsi"/>
        </w:rPr>
        <w:t>Department of Geography and Environmental Science, University of Reading, Reading, UK</w:t>
      </w:r>
      <w:r w:rsidR="004073AA">
        <w:rPr>
          <w:rFonts w:cstheme="minorHAnsi"/>
        </w:rPr>
        <w:t xml:space="preserve"> &amp; </w:t>
      </w:r>
      <w:r w:rsidR="004073AA" w:rsidRPr="009C7A5B">
        <w:rPr>
          <w:rFonts w:cstheme="minorHAnsi"/>
        </w:rPr>
        <w:t>Forecast Department, European Centre for Medium-range Weather Forecasts, Reading, UK</w:t>
      </w:r>
      <w:r w:rsidRPr="009C7A5B">
        <w:rPr>
          <w:rFonts w:cstheme="minorHAnsi"/>
          <w:b/>
          <w:bCs/>
        </w:rPr>
        <w:t xml:space="preserve"> </w:t>
      </w:r>
      <w:r w:rsidR="00EB32D2" w:rsidRPr="009C7A5B">
        <w:rPr>
          <w:rFonts w:cstheme="minorHAnsi"/>
        </w:rPr>
        <w:t>(</w:t>
      </w:r>
      <w:hyperlink r:id="rId11" w:history="1">
        <w:r w:rsidR="00305106" w:rsidRPr="00BA72FE">
          <w:rPr>
            <w:rStyle w:val="Collegamentoipertestuale"/>
            <w:rFonts w:cstheme="minorHAnsi"/>
          </w:rPr>
          <w:t>fatima.pillosu@ecmwf.int</w:t>
        </w:r>
      </w:hyperlink>
      <w:r w:rsidR="00EB32D2" w:rsidRPr="009C7A5B">
        <w:rPr>
          <w:rFonts w:cstheme="minorHAnsi"/>
        </w:rPr>
        <w:t>)</w:t>
      </w:r>
    </w:p>
    <w:p w14:paraId="6BD054BE" w14:textId="22AF1325" w:rsidR="003D11C4" w:rsidRPr="00FF05B3" w:rsidRDefault="003D11C4" w:rsidP="00EB32D2">
      <w:pPr>
        <w:spacing w:before="240"/>
        <w:ind w:firstLine="0"/>
        <w:rPr>
          <w:rFonts w:cstheme="minorHAnsi"/>
        </w:rPr>
      </w:pPr>
      <w:r w:rsidRPr="009C7A5B">
        <w:rPr>
          <w:rFonts w:cstheme="minorHAnsi"/>
          <w:b/>
          <w:bCs/>
        </w:rPr>
        <w:t>Abstract</w:t>
      </w:r>
      <w:r w:rsidR="005557BE" w:rsidRPr="009C7A5B">
        <w:rPr>
          <w:rFonts w:cstheme="minorHAnsi"/>
          <w:b/>
          <w:bCs/>
        </w:rPr>
        <w:t xml:space="preserve">. </w:t>
      </w:r>
      <w:r w:rsidR="00FF05B3">
        <w:rPr>
          <w:rFonts w:cstheme="minorHAnsi"/>
        </w:rPr>
        <w:t>The ecPoint</w:t>
      </w:r>
      <w:r w:rsidR="00D94131" w:rsidRPr="009C7A5B">
        <w:rPr>
          <w:rFonts w:cstheme="minorHAnsi"/>
        </w:rPr>
        <w:t xml:space="preserve"> statistical post-processing technique, </w:t>
      </w:r>
      <w:r w:rsidR="00FF05B3">
        <w:rPr>
          <w:rFonts w:cstheme="minorHAnsi"/>
        </w:rPr>
        <w:t xml:space="preserve">provides improved rainfall </w:t>
      </w:r>
      <w:r w:rsidR="00D94131" w:rsidRPr="009C7A5B">
        <w:rPr>
          <w:rFonts w:cstheme="minorHAnsi"/>
        </w:rPr>
        <w:t>forecasts for points across the world.</w:t>
      </w:r>
      <w:r w:rsidR="00FF05B3">
        <w:rPr>
          <w:rFonts w:cstheme="minorHAnsi"/>
        </w:rPr>
        <w:t xml:space="preserve"> Whilst v</w:t>
      </w:r>
      <w:r w:rsidR="00D94131" w:rsidRPr="009C7A5B">
        <w:rPr>
          <w:rFonts w:cstheme="minorHAnsi"/>
        </w:rPr>
        <w:t>erification shows that marked improvements are achieved, for extremes also, the post-processed forecasts add layers of complexity to traditional probabilistic forecasts which could render interpretation difficult for users. So, a collaborative pilot study with the national hydro-meteorological services of Costa Rica and Hungary was conducted to assess the extent to which the products would be correctly used, and fully exploited, in operational forecasting environments with different climatological characteristics. The key component regarding interpretation was the guidelines written for users. This study found that whilst correct utilisation of the new products was indeed</w:t>
      </w:r>
      <w:r w:rsidR="0010687B">
        <w:rPr>
          <w:rFonts w:cstheme="minorHAnsi"/>
        </w:rPr>
        <w:t xml:space="preserve"> initially</w:t>
      </w:r>
      <w:r w:rsidR="00D94131" w:rsidRPr="009C7A5B">
        <w:rPr>
          <w:rFonts w:cstheme="minorHAnsi"/>
        </w:rPr>
        <w:t xml:space="preserve"> challenging, by adopting an approach that fully caters for different levels of experience with probabilistic forecasts this could be achieved, and indeed decision-making in critical situations could be improved. This is encouraging for the wider adoption of this new forecast product and we use the findings to provide new guidelines which should cover a wide range of settings, including forecasting environments in which the product usage background is primarily deterministic.</w:t>
      </w:r>
    </w:p>
    <w:p w14:paraId="554A1055" w14:textId="566F99E7" w:rsidR="005739B2" w:rsidRPr="009C7A5B" w:rsidRDefault="005557BE" w:rsidP="005739B2">
      <w:pPr>
        <w:spacing w:before="240"/>
        <w:ind w:firstLine="0"/>
        <w:rPr>
          <w:rFonts w:cstheme="minorHAnsi"/>
        </w:rPr>
      </w:pPr>
      <w:r w:rsidRPr="009C7A5B">
        <w:rPr>
          <w:rFonts w:cstheme="minorHAnsi"/>
          <w:b/>
          <w:bCs/>
        </w:rPr>
        <w:t xml:space="preserve">Keywords. </w:t>
      </w:r>
      <w:r w:rsidR="003D11C4" w:rsidRPr="009C7A5B">
        <w:rPr>
          <w:rFonts w:cstheme="minorHAnsi"/>
        </w:rPr>
        <w:t>Forecast</w:t>
      </w:r>
      <w:r w:rsidRPr="009C7A5B">
        <w:rPr>
          <w:rFonts w:cstheme="minorHAnsi"/>
        </w:rPr>
        <w:t>ers</w:t>
      </w:r>
      <w:r w:rsidR="003D11C4" w:rsidRPr="009C7A5B">
        <w:rPr>
          <w:rFonts w:cstheme="minorHAnsi"/>
        </w:rPr>
        <w:t xml:space="preserve"> training, </w:t>
      </w:r>
      <w:r w:rsidRPr="009C7A5B">
        <w:rPr>
          <w:rFonts w:cstheme="minorHAnsi"/>
        </w:rPr>
        <w:t xml:space="preserve">ensemble-based </w:t>
      </w:r>
      <w:r w:rsidR="003D11C4" w:rsidRPr="009C7A5B">
        <w:rPr>
          <w:rFonts w:cstheme="minorHAnsi"/>
        </w:rPr>
        <w:t>probabilistic forecasts,</w:t>
      </w:r>
      <w:r w:rsidRPr="009C7A5B">
        <w:rPr>
          <w:rFonts w:cstheme="minorHAnsi"/>
        </w:rPr>
        <w:t xml:space="preserve"> extreme localized rainfall</w:t>
      </w:r>
      <w:r w:rsidRPr="009C7A5B">
        <w:rPr>
          <w:rFonts w:cstheme="minorHAnsi"/>
          <w:b/>
          <w:bCs/>
        </w:rPr>
        <w:t>,</w:t>
      </w:r>
      <w:r w:rsidR="003D11C4" w:rsidRPr="009C7A5B">
        <w:rPr>
          <w:rFonts w:cstheme="minorHAnsi"/>
        </w:rPr>
        <w:t xml:space="preserve"> statistical post-processing</w:t>
      </w:r>
      <w:bookmarkStart w:id="0" w:name="_Toc72741637"/>
      <w:r w:rsidR="005739B2" w:rsidRPr="009C7A5B">
        <w:rPr>
          <w:rFonts w:cstheme="minorHAnsi"/>
        </w:rPr>
        <w:t>.</w:t>
      </w:r>
    </w:p>
    <w:p w14:paraId="2104E43A" w14:textId="38424D37" w:rsidR="001A0B58" w:rsidRPr="009C7A5B" w:rsidRDefault="001A0B58" w:rsidP="001A0B58">
      <w:pPr>
        <w:spacing w:before="0"/>
        <w:ind w:firstLine="0"/>
        <w:jc w:val="left"/>
        <w:rPr>
          <w:rFonts w:cstheme="minorHAnsi"/>
          <w:szCs w:val="20"/>
        </w:rPr>
      </w:pPr>
      <w:r w:rsidRPr="009C7A5B">
        <w:rPr>
          <w:rFonts w:cstheme="minorHAnsi"/>
          <w:szCs w:val="20"/>
        </w:rPr>
        <w:t>________________________________________________________________________________________________</w:t>
      </w:r>
    </w:p>
    <w:p w14:paraId="799C2266" w14:textId="4437D1AE" w:rsidR="00CB0DD1" w:rsidRPr="009C7A5B" w:rsidRDefault="00A86595" w:rsidP="00742D41">
      <w:pPr>
        <w:pStyle w:val="Titolo1"/>
        <w:rPr>
          <w:rFonts w:cstheme="minorHAnsi"/>
        </w:rPr>
      </w:pPr>
      <w:r w:rsidRPr="009C7A5B">
        <w:rPr>
          <w:rFonts w:cstheme="minorHAnsi"/>
        </w:rPr>
        <w:t>Introduction</w:t>
      </w:r>
      <w:bookmarkStart w:id="1" w:name="_Hlk75787885"/>
      <w:bookmarkStart w:id="2" w:name="_Toc72741638"/>
      <w:bookmarkEnd w:id="0"/>
    </w:p>
    <w:p w14:paraId="5DEA503D" w14:textId="2966E6EA" w:rsidR="005331B7" w:rsidRPr="009C7A5B" w:rsidRDefault="00742D41" w:rsidP="00A2383C">
      <w:pPr>
        <w:rPr>
          <w:rFonts w:cstheme="minorHAnsi"/>
        </w:rPr>
      </w:pPr>
      <w:r w:rsidRPr="009C7A5B">
        <w:rPr>
          <w:rFonts w:cstheme="minorHAnsi"/>
        </w:rPr>
        <w:t xml:space="preserve">Worldwide, extreme </w:t>
      </w:r>
      <w:r w:rsidR="00871E7C" w:rsidRPr="009C7A5B">
        <w:rPr>
          <w:rFonts w:cstheme="minorHAnsi"/>
        </w:rPr>
        <w:t>localized</w:t>
      </w:r>
      <w:r w:rsidRPr="009C7A5B">
        <w:rPr>
          <w:rFonts w:cstheme="minorHAnsi"/>
        </w:rPr>
        <w:t xml:space="preserve"> rainfall, and associated hazards</w:t>
      </w:r>
      <w:r w:rsidR="009E4D94" w:rsidRPr="009C7A5B">
        <w:rPr>
          <w:rFonts w:cstheme="minorHAnsi"/>
        </w:rPr>
        <w:t>,</w:t>
      </w:r>
      <w:r w:rsidRPr="009C7A5B">
        <w:rPr>
          <w:rFonts w:cstheme="minorHAnsi"/>
        </w:rPr>
        <w:t xml:space="preserve"> </w:t>
      </w:r>
      <w:r w:rsidR="0055305D" w:rsidRPr="009C7A5B">
        <w:rPr>
          <w:rFonts w:cstheme="minorHAnsi"/>
        </w:rPr>
        <w:t>such as</w:t>
      </w:r>
      <w:r w:rsidRPr="009C7A5B">
        <w:rPr>
          <w:rFonts w:cstheme="minorHAnsi"/>
        </w:rPr>
        <w:t xml:space="preserve"> flash floods </w:t>
      </w:r>
      <w:r w:rsidR="009E4D94" w:rsidRPr="009C7A5B">
        <w:rPr>
          <w:rFonts w:cstheme="minorHAnsi"/>
        </w:rPr>
        <w:t>and</w:t>
      </w:r>
      <w:r w:rsidRPr="009C7A5B">
        <w:rPr>
          <w:rFonts w:cstheme="minorHAnsi"/>
        </w:rPr>
        <w:t xml:space="preserve"> landslides,</w:t>
      </w:r>
      <w:r w:rsidR="00B506E1" w:rsidRPr="009C7A5B">
        <w:rPr>
          <w:rFonts w:cstheme="minorHAnsi"/>
        </w:rPr>
        <w:t xml:space="preserve"> </w:t>
      </w:r>
      <w:r w:rsidR="00CB0DD1" w:rsidRPr="009C7A5B">
        <w:rPr>
          <w:rFonts w:cstheme="minorHAnsi"/>
        </w:rPr>
        <w:t xml:space="preserve">cost </w:t>
      </w:r>
      <w:r w:rsidR="009E4D94" w:rsidRPr="009C7A5B">
        <w:rPr>
          <w:rFonts w:cstheme="minorHAnsi"/>
        </w:rPr>
        <w:t>thousands</w:t>
      </w:r>
      <w:r w:rsidR="00CB0DD1" w:rsidRPr="009C7A5B">
        <w:rPr>
          <w:rFonts w:cstheme="minorHAnsi"/>
        </w:rPr>
        <w:t xml:space="preserve"> of lives and billions of dollars in economic losses every year</w:t>
      </w:r>
      <w:r w:rsidRPr="009C7A5B">
        <w:rPr>
          <w:rFonts w:cstheme="minorHAnsi"/>
        </w:rPr>
        <w:t xml:space="preserve"> </w:t>
      </w:r>
      <w:r w:rsidR="00CB0DD1" w:rsidRPr="009C7A5B">
        <w:rPr>
          <w:rFonts w:cstheme="minorHAnsi"/>
        </w:rPr>
        <w:fldChar w:fldCharType="begin" w:fldLock="1"/>
      </w:r>
      <w:r w:rsidR="00CB0DD1" w:rsidRPr="009C7A5B">
        <w:rPr>
          <w:rFonts w:cstheme="minorHAnsi"/>
        </w:rPr>
        <w:instrText>ADDIN CSL_CITATION {"citationItems":[{"id":"ITEM-1","itemData":{"author":[{"dropping-particle":"","family":"UNDRR","given":"","non-dropping-particle":"","parse-names":false,"suffix":""}],"container-title":"United Nations Office for Disaster Risk Reduction (UNDRR), Regional Office for Asia and the Pacific","id":"ITEM-1","issued":{"date-parts":[["2020","10"]]},"number-of-pages":"29","title":"The human cost of disasters: an overview of the last 20 years 2000-2019","type":"report"},"uris":["http://www.mendeley.com/documents/?uuid=55c90efc-f3a3-3a81-a021-8a60e1d26566"]}],"mendeley":{"formattedCitation":"(UNDRR, 2020)","plainTextFormattedCitation":"(UNDRR, 2020)","previouslyFormattedCitation":"(UNDRR,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(UNDRR, 2020)</w:t>
      </w:r>
      <w:r w:rsidR="00CB0DD1" w:rsidRPr="009C7A5B">
        <w:rPr>
          <w:rFonts w:cstheme="minorHAnsi"/>
        </w:rPr>
        <w:fldChar w:fldCharType="end"/>
      </w:r>
      <w:r w:rsidR="00CB0DD1" w:rsidRPr="009C7A5B">
        <w:rPr>
          <w:rFonts w:cstheme="minorHAnsi"/>
        </w:rPr>
        <w:t>.</w:t>
      </w:r>
      <w:r w:rsidR="00B14530" w:rsidRPr="009C7A5B">
        <w:rPr>
          <w:rFonts w:cstheme="minorHAnsi"/>
        </w:rPr>
        <w:t xml:space="preserve"> </w:t>
      </w:r>
      <w:r w:rsidR="002373F9" w:rsidRPr="009C7A5B">
        <w:rPr>
          <w:rFonts w:cstheme="minorHAnsi"/>
        </w:rPr>
        <w:t xml:space="preserve">Moreover, </w:t>
      </w:r>
      <w:r w:rsidR="00C6083A" w:rsidRPr="009C7A5B">
        <w:rPr>
          <w:rFonts w:cstheme="minorHAnsi"/>
        </w:rPr>
        <w:t>extreme localized rainfall is</w:t>
      </w:r>
      <w:r w:rsidR="00CB0DD1" w:rsidRPr="009C7A5B">
        <w:rPr>
          <w:rFonts w:cstheme="minorHAnsi"/>
        </w:rPr>
        <w:t xml:space="preserve"> expected to become more frequent due to climate change </w:t>
      </w:r>
      <w:r w:rsidR="00CB0DD1" w:rsidRPr="009C7A5B">
        <w:rPr>
          <w:rFonts w:cstheme="minorHAnsi"/>
        </w:rPr>
        <w:fldChar w:fldCharType="begin" w:fldLock="1"/>
      </w:r>
      <w:r w:rsidR="00CB0DD1" w:rsidRPr="009C7A5B">
        <w:rPr>
          <w:rFonts w:cstheme="minorHAnsi"/>
        </w:rPr>
        <w:instrText>ADDIN CSL_CITATION {"citationItems":[{"id":"ITEM-1","itemData":{"DOI":"10.1126/science.aaw6974","author":[{"dropping-particle":"","family":"Hoegh-Guldberg","given":"O.","non-dropping-particle":"","parse-names":false,"suffix":""},{"dropping-particle":"","family":"Jacob","given":"D.","non-dropping-particle":"","parse-names":false,"suffix":""},{"dropping-particle":"","family":"Taylor","given":"M.","non-dropping-particle":"","parse-names":false,"suffix":""},{"dropping-particle":"","family":"Guillén Bolaños","given":"T.","non-dropping-particle":"","parse-names":false,"suffix":""},{"dropping-particle":"","family":"Bindi","given":"M.","non-dropping-particle":"","parse-names":false,"suffix":""},{"dropping-particle":"","family":"Brown","given":"S.","non-dropping-particle":"","parse-names":false,"suffix":""},{"dropping-particle":"","family":"Camilloni","given":"I. A.","non-dropping-particle":"","parse-names":false,"suffix":""},{"dropping-particle":"","family":"Diedhiou","given":"A.","non-dropping-particle":"","parse-names":false,"suffix":""},{"dropping-particle":"","family":"Djalante","given":"R.","non-dropping-particle":"","parse-names":false,"suffix":""},{"dropping-particle":"","family":"Ebi","given":"K.","non-dropping-particle":"","parse-names":false,"suffix":""},{"dropping-particle":"","family":"Engelbrecht","given":"F.","non-dropping-particle":"","parse-names":false,"suffix":""},{"dropping-particle":"","family":"Guiot","given":"J.","non-dropping-particle":"","parse-names":false,"suffix":""},{"dropping-particle":"","family":"Hijioka","given":"Y.","non-dropping-particle":"","parse-names":false,"suffix":""},{"dropping-particle":"","family":"Mehrotra","given":"S.","non-dropping-particle":"","parse-names":false,"suffix":""},{"dropping-particle":"","family":"Hope","given":"C. W.","non-dropping-particle":"","parse-names":false,"suffix":""},{"dropping-particle":"","family":"Payne","given":"A. J.","non-dropping-particle":"","parse-names":false,"suffix":""},{"dropping-particle":"","family":"Pörtner","given":"H. O.","non-dropping-particle":"","parse-names":false,"suffix":""},{"dropping-particle":"","family":"Seneviratne","given":"S. I.","non-dropping-particle":"","parse-names":false,"suffix":""},{"dropping-particle":"","family":"Thomas","given":"A.","non-dropping-particle":"","parse-names":false,"suffix":""},{"dropping-particle":"","family":"Warren","given":"R.","non-dropping-particle":"","parse-names":false,"suffix":""},{"dropping-particle":"","family":"Zhou","given":"G.","non-dropping-particle":"","parse-names":false,"suffix":""}],"container-title":"Science","id":"ITEM-1","issue":"6459","issued":{"date-parts":[["2019"]]},"title":"The human imperative of stabilizing global climate change at 1.5°C","type":"article","volume":"365"},"uris":["http://www.mendeley.com/documents/?uuid=ee9d22fe-3989-35a5-9fde-ed223a8701f2"]}],"mendeley":{"formattedCitation":"(Hoegh-Guldberg &lt;i&gt;et al.&lt;/i&gt;, 2019)","plainTextFormattedCitation":"(Hoegh-Guldberg et al., 2019)","previouslyFormattedCitation":"(Hoegh-Guldberg &lt;i&gt;et al.&lt;/i&gt;, 2019)"},"properties":{"noteIndex":0},"schema":"https://github.com/citation-style-language/schema/raw/master/csl-citation.json"}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(Hoegh-Guldberg </w:t>
      </w:r>
      <w:r w:rsidR="00CB0DD1" w:rsidRPr="009C7A5B">
        <w:rPr>
          <w:rFonts w:cstheme="minorHAnsi"/>
          <w:i/>
          <w:noProof/>
        </w:rPr>
        <w:t>et al.</w:t>
      </w:r>
      <w:r w:rsidR="00CB0DD1" w:rsidRPr="009C7A5B">
        <w:rPr>
          <w:rFonts w:cstheme="minorHAnsi"/>
          <w:noProof/>
        </w:rPr>
        <w:t>, 2019)</w:t>
      </w:r>
      <w:r w:rsidR="00CB0DD1" w:rsidRPr="009C7A5B">
        <w:rPr>
          <w:rFonts w:cstheme="minorHAnsi"/>
        </w:rPr>
        <w:fldChar w:fldCharType="end"/>
      </w:r>
      <w:r w:rsidR="00CB0DD1" w:rsidRPr="009C7A5B">
        <w:rPr>
          <w:rFonts w:cstheme="minorHAnsi"/>
        </w:rPr>
        <w:t xml:space="preserve"> and</w:t>
      </w:r>
      <w:r w:rsidR="00C6083A" w:rsidRPr="009C7A5B">
        <w:rPr>
          <w:rFonts w:cstheme="minorHAnsi"/>
        </w:rPr>
        <w:t xml:space="preserve"> more damaging</w:t>
      </w:r>
      <w:r w:rsidR="00CB0DD1" w:rsidRPr="009C7A5B">
        <w:rPr>
          <w:rFonts w:cstheme="minorHAnsi"/>
        </w:rPr>
        <w:t xml:space="preserve"> </w:t>
      </w:r>
      <w:r w:rsidR="00C6083A" w:rsidRPr="009C7A5B">
        <w:rPr>
          <w:rFonts w:cstheme="minorHAnsi"/>
        </w:rPr>
        <w:t xml:space="preserve">due </w:t>
      </w:r>
      <w:r w:rsidR="002373F9" w:rsidRPr="009C7A5B">
        <w:rPr>
          <w:rFonts w:cstheme="minorHAnsi"/>
        </w:rPr>
        <w:t xml:space="preserve">to </w:t>
      </w:r>
      <w:r w:rsidR="00CB0DD1" w:rsidRPr="009C7A5B">
        <w:rPr>
          <w:rFonts w:cstheme="minorHAnsi"/>
        </w:rPr>
        <w:t>increased exposure</w:t>
      </w:r>
      <w:r w:rsidR="00C6083A" w:rsidRPr="009C7A5B">
        <w:rPr>
          <w:rFonts w:cstheme="minorHAnsi"/>
        </w:rPr>
        <w:t>/</w:t>
      </w:r>
      <w:r w:rsidR="00CB0DD1" w:rsidRPr="009C7A5B">
        <w:rPr>
          <w:rFonts w:cstheme="minorHAnsi"/>
        </w:rPr>
        <w:t xml:space="preserve">vulnerability of people and assets </w:t>
      </w:r>
      <w:r w:rsidR="00CB0DD1" w:rsidRPr="009C7A5B">
        <w:rPr>
          <w:rFonts w:cstheme="minorHAnsi"/>
        </w:rPr>
        <w:fldChar w:fldCharType="begin" w:fldLock="1"/>
      </w:r>
      <w:r w:rsidR="00CB0DD1" w:rsidRPr="009C7A5B">
        <w:rPr>
          <w:rFonts w:cstheme="minorHAnsi"/>
        </w:rPr>
        <w:instrText>ADDIN CSL_CITATION {"citationItems":[{"id":"ITEM-1","itemData":{"DOI":"10.5194/nhess-20-1069-2020","author":[{"dropping-particle":"","family":"Ward","given":"Philip J.","non-dropping-particle":"","parse-names":false,"suffix":""},{"dropping-particle":"","family":"Blauhut","given":"Veit","non-dropping-particle":"","parse-names":false,"suffix":""},{"dropping-particle":"","family":"Bloemendaal","given":"Nadia","non-dropping-particle":"","parse-names":false,"suffix":""},{"dropping-particle":"","family":"Daniell","given":"E. James","non-dropping-particle":"","parse-names":false,"suffix":""},{"dropping-particle":"","family":"Ruiter","given":"C. Marleen","non-dropping-particle":"De","parse-names":false,"suffix":""},{"dropping-particle":"","family":"Duncan","given":"J. Melanie","non-dropping-particle":"","parse-names":false,"suffix":""},{"dropping-particle":"","family":"Emberson","given":"Robert","non-dropping-particle":"","parse-names":false,"suffix":""},{"dropping-particle":"","family":"Jenkins","given":"F. Susanna","non-dropping-particle":"","parse-names":false,"suffix":""},{"dropping-particle":"","family":"Kirschbaum","given":"Dalia","non-dropping-particle":"","parse-names":false,"suffix":""},{"dropping-particle":"","family":"Kunz","given":"Michael","non-dropping-particle":"","parse-names":false,"suffix":""},{"dropping-particle":"","family":"Mohr","given":"Susanna","non-dropping-particle":"","parse-names":false,"suffix":""},{"dropping-particle":"","family":"Muis","given":"Sanne","non-dropping-particle":"","parse-names":false,"suffix":""},{"dropping-particle":"","family":"Riddell","given":"A. Graeme","non-dropping-particle":"","parse-names":false,"suffix":""},{"dropping-particle":"","family":"Schäfer","given":"Andreas","non-dropping-particle":"","parse-names":false,"suffix":""},{"dropping-particle":"","family":"Stanley","given":"Thomas","non-dropping-particle":"","parse-names":false,"suffix":""},{"dropping-particle":"","family":"Veldkamp","given":"I. E.Ted","non-dropping-particle":"","parse-names":false,"suffix":""},{"dropping-particle":"","family":"Hessel","given":"Winsemius C.","non-dropping-particle":"","parse-names":false,"suffix":""}],"container-title":"Natural Hazards and Earth System Sciences","id":"ITEM-1","issue":"4","issued":{"date-parts":[["2020"]]},"page":"1069-1096","title":"Review article: Natural hazard risk assessments at the global scale","type":"article-journal","volume":"20"},"uris":["http://www.mendeley.com/documents/?uuid=a3bd54cb-b9ab-3245-86bb-901238d9b8b7"]}],"mendeley":{"formattedCitation":"(Ward &lt;i&gt;et al.&lt;/i&gt;, 2020)","plainTextFormattedCitation":"(Ward et al., 2020)","previouslyFormattedCitation":"(Ward &lt;i&gt;et al.&lt;/i&gt;,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(Ward </w:t>
      </w:r>
      <w:r w:rsidR="00CB0DD1" w:rsidRPr="009C7A5B">
        <w:rPr>
          <w:rFonts w:cstheme="minorHAnsi"/>
          <w:i/>
          <w:noProof/>
        </w:rPr>
        <w:t>et al.</w:t>
      </w:r>
      <w:r w:rsidR="00CB0DD1" w:rsidRPr="009C7A5B">
        <w:rPr>
          <w:rFonts w:cstheme="minorHAnsi"/>
          <w:noProof/>
        </w:rPr>
        <w:t>, 2020)</w:t>
      </w:r>
      <w:r w:rsidR="00CB0DD1" w:rsidRPr="009C7A5B">
        <w:rPr>
          <w:rFonts w:cstheme="minorHAnsi"/>
        </w:rPr>
        <w:fldChar w:fldCharType="end"/>
      </w:r>
      <w:r w:rsidR="00CB0DD1" w:rsidRPr="009C7A5B">
        <w:rPr>
          <w:rFonts w:cstheme="minorHAnsi"/>
        </w:rPr>
        <w:t xml:space="preserve">. </w:t>
      </w:r>
      <w:r w:rsidR="00574C6C" w:rsidRPr="009C7A5B">
        <w:rPr>
          <w:rFonts w:cstheme="minorHAnsi"/>
        </w:rPr>
        <w:t xml:space="preserve"> </w:t>
      </w:r>
      <w:r w:rsidR="002373F9" w:rsidRPr="009C7A5B">
        <w:rPr>
          <w:rFonts w:cstheme="minorHAnsi"/>
        </w:rPr>
        <w:t>Th</w:t>
      </w:r>
      <w:r w:rsidR="00B14530" w:rsidRPr="009C7A5B">
        <w:rPr>
          <w:rFonts w:cstheme="minorHAnsi"/>
        </w:rPr>
        <w:t>is</w:t>
      </w:r>
      <w:r w:rsidR="002373F9" w:rsidRPr="009C7A5B">
        <w:rPr>
          <w:rFonts w:cstheme="minorHAnsi"/>
        </w:rPr>
        <w:t xml:space="preserve"> has led</w:t>
      </w:r>
      <w:r w:rsidR="00B14530" w:rsidRPr="009C7A5B">
        <w:rPr>
          <w:rFonts w:cstheme="minorHAnsi"/>
        </w:rPr>
        <w:t xml:space="preserve"> the scientific community</w:t>
      </w:r>
      <w:r w:rsidR="002373F9" w:rsidRPr="009C7A5B">
        <w:rPr>
          <w:rFonts w:cstheme="minorHAnsi"/>
        </w:rPr>
        <w:t xml:space="preserve"> to</w:t>
      </w:r>
      <w:r w:rsidR="00F54C9D" w:rsidRPr="009C7A5B">
        <w:rPr>
          <w:rFonts w:cstheme="minorHAnsi"/>
        </w:rPr>
        <w:t xml:space="preserve"> </w:t>
      </w:r>
      <w:r w:rsidR="00B14530" w:rsidRPr="009C7A5B">
        <w:rPr>
          <w:rFonts w:cstheme="minorHAnsi"/>
        </w:rPr>
        <w:t xml:space="preserve">develop </w:t>
      </w:r>
      <w:r w:rsidR="0055305D" w:rsidRPr="009C7A5B">
        <w:rPr>
          <w:rFonts w:cstheme="minorHAnsi"/>
        </w:rPr>
        <w:t>numerical weather prediction (NWP) models</w:t>
      </w:r>
      <w:r w:rsidR="00B14530" w:rsidRPr="009C7A5B">
        <w:rPr>
          <w:rFonts w:cstheme="minorHAnsi"/>
        </w:rPr>
        <w:t xml:space="preserve"> </w:t>
      </w:r>
      <w:r w:rsidR="002373F9" w:rsidRPr="009C7A5B">
        <w:rPr>
          <w:rFonts w:cstheme="minorHAnsi"/>
        </w:rPr>
        <w:t xml:space="preserve">to </w:t>
      </w:r>
      <w:r w:rsidR="007F5099" w:rsidRPr="009C7A5B">
        <w:rPr>
          <w:rFonts w:cstheme="minorHAnsi"/>
        </w:rPr>
        <w:t xml:space="preserve">try to </w:t>
      </w:r>
      <w:r w:rsidR="002373F9" w:rsidRPr="009C7A5B">
        <w:rPr>
          <w:rFonts w:cstheme="minorHAnsi"/>
        </w:rPr>
        <w:t>predict location, timing and magnitude of extreme localized rainfall event</w:t>
      </w:r>
      <w:r w:rsidR="00C4269C" w:rsidRPr="009C7A5B">
        <w:rPr>
          <w:rFonts w:cstheme="minorHAnsi"/>
        </w:rPr>
        <w:t>s</w:t>
      </w:r>
      <w:r w:rsidR="00F54C9D" w:rsidRPr="009C7A5B">
        <w:rPr>
          <w:rFonts w:cstheme="minorHAnsi"/>
        </w:rPr>
        <w:t>, possibly</w:t>
      </w:r>
      <w:r w:rsidR="00B14530" w:rsidRPr="009C7A5B">
        <w:rPr>
          <w:rFonts w:cstheme="minorHAnsi"/>
        </w:rPr>
        <w:t xml:space="preserve"> several days in advance</w:t>
      </w:r>
      <w:r w:rsidR="00F54C9D" w:rsidRPr="009C7A5B">
        <w:rPr>
          <w:rFonts w:cstheme="minorHAnsi"/>
        </w:rPr>
        <w:t xml:space="preserve"> to</w:t>
      </w:r>
      <w:r w:rsidR="00B14530" w:rsidRPr="009C7A5B">
        <w:rPr>
          <w:rFonts w:cstheme="minorHAnsi"/>
        </w:rPr>
        <w:t xml:space="preserve"> </w:t>
      </w:r>
      <w:r w:rsidR="002373F9" w:rsidRPr="009C7A5B">
        <w:rPr>
          <w:rFonts w:cstheme="minorHAnsi"/>
        </w:rPr>
        <w:t>gauge the range of</w:t>
      </w:r>
      <w:r w:rsidR="00664E42" w:rsidRPr="009C7A5B">
        <w:rPr>
          <w:rFonts w:cstheme="minorHAnsi"/>
        </w:rPr>
        <w:t xml:space="preserve"> </w:t>
      </w:r>
      <w:r w:rsidR="00F54C9D" w:rsidRPr="009C7A5B">
        <w:rPr>
          <w:rFonts w:cstheme="minorHAnsi"/>
        </w:rPr>
        <w:t xml:space="preserve">possible </w:t>
      </w:r>
      <w:r w:rsidR="002373F9" w:rsidRPr="009C7A5B">
        <w:rPr>
          <w:rFonts w:cstheme="minorHAnsi"/>
        </w:rPr>
        <w:t xml:space="preserve">impacts </w:t>
      </w:r>
      <w:r w:rsidR="002373F9" w:rsidRPr="009C7A5B">
        <w:rPr>
          <w:rFonts w:cstheme="minorHAnsi"/>
        </w:rPr>
        <w:fldChar w:fldCharType="begin" w:fldLock="1"/>
      </w:r>
      <w:r w:rsidR="002373F9" w:rsidRPr="009C7A5B">
        <w:rPr>
          <w:rFonts w:cstheme="minorHAnsi"/>
        </w:rPr>
        <w:instrText>ADDIN CSL_CITATION {"citationItems":[{"id":"ITEM-1","itemData":{"DOI":"10.1175/1520-0434(1996)011&lt;0560:FFFAIB&gt;2.0.CO;2","author":[{"dropping-particle":"","family":"Doswell","given":"Charles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Forecasting","id":"ITEM-1","issue":"4","issued":{"date-parts":[["1996"]]},"page":"560-581","title":"Flash flood forecasting: An ingredients-based methodology","type":"article-journal","volume":"11"},"uris":["http://www.mendeley.com/documents/?uuid=1b1a5ed4-6673-3ae4-a964-dbb3d566c1f1"]},{"id":"ITEM-2","itemData":{"DOI":"10.1175/MWR-D-16-0083.1","author":[{"dropping-particle":"","family":"Nielsen","given":"Erik R","non-dropping-particle":"","parse-names":false,"suffix":""},{"dropping-particle":"","family":"Schumacher","given":"Russ S","non-dropping-particle":"","parse-names":false,"suffix":""}],"container-title":"Monthly Weather Review","id":"ITEM-2","issue":"10","issued":{"date-parts":[["2016"]]},"page":"3651-3676","title":"Using convection-allowing ensembles to understand the predictability of an extreme rainfall event","type":"article-journal","volume":"144"},"uris":["http://www.mendeley.com/documents/?uuid=718c7113-5973-3cda-8c37-5d711e7a39f4"]}],"mendeley":{"formattedCitation":"(Doswell &lt;i&gt;et al.&lt;/i&gt;, 1996; Nielsen &amp; Schumacher, 2016)","manualFormatting":"(Doswell et al., 1996)","plainTextFormattedCitation":"(Doswell et al., 1996; Nielsen &amp; Schumacher, 2016)","previouslyFormattedCitation":"(Doswell &lt;i&gt;et al.&lt;/i&gt;, 1996; Nielsen &amp; Schumacher, 2016)"},"properties":{"noteIndex":0},"schema":"https://github.com/citation-style-language/schema/raw/master/csl-citation.json"}</w:instrText>
      </w:r>
      <w:r w:rsidR="002373F9" w:rsidRPr="009C7A5B">
        <w:rPr>
          <w:rFonts w:cstheme="minorHAnsi"/>
        </w:rPr>
        <w:fldChar w:fldCharType="separate"/>
      </w:r>
      <w:r w:rsidR="002373F9" w:rsidRPr="009C7A5B">
        <w:rPr>
          <w:rFonts w:cstheme="minorHAnsi"/>
          <w:noProof/>
        </w:rPr>
        <w:t xml:space="preserve">(Doswell </w:t>
      </w:r>
      <w:r w:rsidR="002373F9" w:rsidRPr="009C7A5B">
        <w:rPr>
          <w:rFonts w:cstheme="minorHAnsi"/>
          <w:i/>
          <w:noProof/>
        </w:rPr>
        <w:t>et al.</w:t>
      </w:r>
      <w:r w:rsidR="002373F9" w:rsidRPr="009C7A5B">
        <w:rPr>
          <w:rFonts w:cstheme="minorHAnsi"/>
          <w:noProof/>
        </w:rPr>
        <w:t>, 1996)</w:t>
      </w:r>
      <w:r w:rsidR="002373F9" w:rsidRPr="009C7A5B">
        <w:rPr>
          <w:rFonts w:cstheme="minorHAnsi"/>
        </w:rPr>
        <w:fldChar w:fldCharType="end"/>
      </w:r>
      <w:r w:rsidR="002373F9" w:rsidRPr="009C7A5B">
        <w:rPr>
          <w:rFonts w:cstheme="minorHAnsi"/>
        </w:rPr>
        <w:t>.</w:t>
      </w:r>
      <w:r w:rsidR="00C4269C" w:rsidRPr="009C7A5B">
        <w:rPr>
          <w:rFonts w:cstheme="minorHAnsi"/>
        </w:rPr>
        <w:t xml:space="preserve"> Km-scale NWP model</w:t>
      </w:r>
      <w:r w:rsidR="00B47D26" w:rsidRPr="009C7A5B">
        <w:rPr>
          <w:rFonts w:cstheme="minorHAnsi"/>
        </w:rPr>
        <w:t>s</w:t>
      </w:r>
      <w:r w:rsidR="00C4269C" w:rsidRPr="009C7A5B">
        <w:rPr>
          <w:rFonts w:cstheme="minorHAnsi"/>
        </w:rPr>
        <w:t xml:space="preserve"> improve the realism of extreme localized rainfall forecasts but they are not always necessarily more accurate than other </w:t>
      </w:r>
      <w:r w:rsidR="0055305D" w:rsidRPr="009C7A5B">
        <w:rPr>
          <w:rFonts w:cstheme="minorHAnsi"/>
        </w:rPr>
        <w:t>coarser-resolution NWP models</w:t>
      </w:r>
      <w:r w:rsidR="00DD6415" w:rsidRPr="009C7A5B">
        <w:rPr>
          <w:rFonts w:cstheme="minorHAnsi"/>
        </w:rPr>
        <w:t xml:space="preserve"> </w:t>
      </w:r>
      <w:r w:rsidR="00DD6415" w:rsidRPr="009C7A5B">
        <w:rPr>
          <w:rFonts w:cstheme="minorHAnsi"/>
        </w:rPr>
        <w:fldChar w:fldCharType="begin" w:fldLock="1"/>
      </w:r>
      <w:r w:rsidR="00DD6415" w:rsidRPr="009C7A5B">
        <w:rPr>
          <w:rFonts w:cstheme="minorHAnsi"/>
        </w:rPr>
        <w:instrText>ADDIN CSL_CITATION {"citationItems":[{"id":"ITEM-1","itemData":{"DOI":"https://doi.org/10.1175/2007MWR2123.1","author":[{"dropping-particle":"","family":"Roberts","given":"Nigel M.","non-dropping-particle":"","parse-names":false,"suffix":""},{"dropping-particle":"","family":"Lean","given":"Humphrey W.","non-dropping-particle":"","parse-names":false,"suffix":""}],"container-title":"Monthly Weather Review","id":"ITEM-1","issue":"1","issued":{"date-parts":[["2008"]]},"page":"78-97","title":"Scale-Selective Verification of Rainfall Accumulations from High-Resolution Forecasts of Convective Events","type":"article-journal","volume":"136"},"uris":["http://www.mendeley.com/documents/?uuid=57ea6ef9-5f1a-320f-8a30-f51784325ffc"]},{"id":"ITEM-2","itemData":{"DOI":"https://doi.org/10.1002/met.57","author":[{"dropping-particle":"","family":"Roberts","given":"Nigel","non-dropping-particle":"","parse-names":false,"suffix":""}],"container-title":"Meteorological Applications","id":"ITEM-2","issue":"1","issued":{"date-parts":[["2008"]]},"page":"163-169","title":"Assessing the spatial and temporal variation in the skill of precipitation forecasts from an NWP model","type":"paper-conference","volume":"15"},"uris":["http://www.mendeley.com/documents/?uuid=f56def98-d2b2-3b41-a248-66ab733da02d"]},{"id":"ITEM-3","itemData":{"DOI":"10.1175/JHM-D-15-0083.1","ISSN":"15257541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Hydrometeorology","id":"ITEM-3","issue":"5","issued":{"date-parts":[["2016"]]},"page":"1383-1406","title":"MOGREPS-UK convection-permitting ensemble products for surface water flood forecasting: Rationale and first results","type":"article-journal","volume":"17"},"uris":["http://www.mendeley.com/documents/?uuid=e3f4477e-49da-3892-bd02-e02fcc021705"]}],"mendeley":{"formattedCitation":"(Roberts, 2008; Roberts &amp; Lean, 2008; Golding &lt;i&gt;et al.&lt;/i&gt;, 2016)","plainTextFormattedCitation":"(Roberts, 2008; Roberts &amp; Lean, 2008; Golding et al., 2016)","previouslyFormattedCitation":"(Roberts, 2008; Roberts &amp; Lean, 2008; Golding &lt;i&gt;et al.&lt;/i&gt;, 2016)"},"properties":{"noteIndex":0},"schema":"https://github.com/citation-style-language/schema/raw/master/csl-citation.json"}</w:instrText>
      </w:r>
      <w:r w:rsidR="00DD6415" w:rsidRPr="009C7A5B">
        <w:rPr>
          <w:rFonts w:cstheme="minorHAnsi"/>
        </w:rPr>
        <w:fldChar w:fldCharType="separate"/>
      </w:r>
      <w:r w:rsidR="00DD6415" w:rsidRPr="009C7A5B">
        <w:rPr>
          <w:rFonts w:cstheme="minorHAnsi"/>
          <w:noProof/>
        </w:rPr>
        <w:t xml:space="preserve">(Roberts, 2008; Roberts &amp; Lean, 2008; Golding </w:t>
      </w:r>
      <w:r w:rsidR="00DD6415" w:rsidRPr="009C7A5B">
        <w:rPr>
          <w:rFonts w:cstheme="minorHAnsi"/>
          <w:i/>
          <w:noProof/>
        </w:rPr>
        <w:t>et al.</w:t>
      </w:r>
      <w:r w:rsidR="00DD6415" w:rsidRPr="009C7A5B">
        <w:rPr>
          <w:rFonts w:cstheme="minorHAnsi"/>
          <w:noProof/>
        </w:rPr>
        <w:t>, 2016)</w:t>
      </w:r>
      <w:r w:rsidR="00DD6415" w:rsidRPr="009C7A5B">
        <w:rPr>
          <w:rFonts w:cstheme="minorHAnsi"/>
        </w:rPr>
        <w:fldChar w:fldCharType="end"/>
      </w:r>
      <w:r w:rsidR="0055305D" w:rsidRPr="009C7A5B">
        <w:rPr>
          <w:rFonts w:cstheme="minorHAnsi"/>
        </w:rPr>
        <w:t>, including global models</w:t>
      </w:r>
      <w:r w:rsidR="00C4269C" w:rsidRPr="009C7A5B">
        <w:rPr>
          <w:rFonts w:cstheme="minorHAnsi"/>
        </w:rPr>
        <w:t>.</w:t>
      </w:r>
      <w:r w:rsidR="00A70020" w:rsidRPr="009C7A5B">
        <w:rPr>
          <w:rFonts w:cstheme="minorHAnsi"/>
        </w:rPr>
        <w:t xml:space="preserve"> </w:t>
      </w:r>
      <w:r w:rsidR="00846292">
        <w:rPr>
          <w:rFonts w:cstheme="minorHAnsi"/>
        </w:rPr>
        <w:t xml:space="preserve">Moreover, km-scale NWP models often provide forecasts only </w:t>
      </w:r>
      <w:r w:rsidR="00A70020" w:rsidRPr="009C7A5B">
        <w:rPr>
          <w:rFonts w:cstheme="minorHAnsi"/>
        </w:rPr>
        <w:t xml:space="preserve">for very short lead times </w:t>
      </w:r>
      <w:r w:rsidR="00A70020" w:rsidRPr="009C7A5B">
        <w:rPr>
          <w:rFonts w:cstheme="minorHAnsi"/>
        </w:rPr>
        <w:fldChar w:fldCharType="begin" w:fldLock="1"/>
      </w:r>
      <w:r w:rsidR="00EA1B19" w:rsidRPr="009C7A5B">
        <w:rPr>
          <w:rFonts w:cstheme="minorHAnsi"/>
        </w:rPr>
        <w:instrText>ADDIN CSL_CITATION {"citationItems":[{"id":"ITEM-1","itemData":{"DOI":"10.1002/qj.3779","author":[{"dropping-particle":"","family":"Yussouf","given":"Nusrat","non-dropping-particle":"","parse-names":false,"suffix":""},{"dropping-particle":"","family":"Jones","given":"Thomas A.","non-dropping-particle":"","parse-names":false,"suffix":""},{"dropping-particle":"","family":"Skinner","given":"Patrick S.","non-dropping-particle":"","parse-names":false,"suffix":""}],"container-title":"Quarterly Journal of the Royal Meteorological Society","id":"ITEM-1","issued":{"date-parts":[["2020"]]},"page":"qj.3779","title":"Probabilistic high-impact rainfall forecasts from landfalling tropical cyclones using Warn-on-Forecast system","type":"article-journal"},"uris":["http://www.mendeley.com/documents/?uuid=70acc2f8-9b54-3425-9e8c-acafef7cd4a2"]}],"mendeley":{"formattedCitation":"(Yussouf &lt;i&gt;et al.&lt;/i&gt;, 2020)","plainTextFormattedCitation":"(Yussouf et al., 2020)","previouslyFormattedCitation":"(Yussouf &lt;i&gt;et al.&lt;/i&gt;, 2020)"},"properties":{"noteIndex":0},"schema":"https://github.com/citation-style-language/schema/raw/master/csl-citation.json"}</w:instrText>
      </w:r>
      <w:r w:rsidR="00A70020" w:rsidRPr="009C7A5B">
        <w:rPr>
          <w:rFonts w:cstheme="minorHAnsi"/>
        </w:rPr>
        <w:fldChar w:fldCharType="separate"/>
      </w:r>
      <w:r w:rsidR="00A70020" w:rsidRPr="009C7A5B">
        <w:rPr>
          <w:rFonts w:cstheme="minorHAnsi"/>
          <w:noProof/>
        </w:rPr>
        <w:t xml:space="preserve">(Yussouf </w:t>
      </w:r>
      <w:r w:rsidR="00A70020" w:rsidRPr="009C7A5B">
        <w:rPr>
          <w:rFonts w:cstheme="minorHAnsi"/>
          <w:i/>
          <w:noProof/>
        </w:rPr>
        <w:t>et al.</w:t>
      </w:r>
      <w:r w:rsidR="00A70020" w:rsidRPr="009C7A5B">
        <w:rPr>
          <w:rFonts w:cstheme="minorHAnsi"/>
          <w:noProof/>
        </w:rPr>
        <w:t>, 2020)</w:t>
      </w:r>
      <w:r w:rsidR="00A70020" w:rsidRPr="009C7A5B">
        <w:rPr>
          <w:rFonts w:cstheme="minorHAnsi"/>
        </w:rPr>
        <w:fldChar w:fldCharType="end"/>
      </w:r>
      <w:r w:rsidR="00A70020" w:rsidRPr="009C7A5B">
        <w:rPr>
          <w:rFonts w:cstheme="minorHAnsi"/>
        </w:rPr>
        <w:t xml:space="preserve">. </w:t>
      </w:r>
      <w:r w:rsidR="007E3BD6" w:rsidRPr="009C7A5B">
        <w:rPr>
          <w:rFonts w:cstheme="minorHAnsi"/>
        </w:rPr>
        <w:t>Statistical post-processing can improve accuracy and increase lead times</w:t>
      </w:r>
      <w:r w:rsidR="00E07B2E" w:rsidRPr="009C7A5B">
        <w:rPr>
          <w:rFonts w:cstheme="minorHAnsi"/>
        </w:rPr>
        <w:t xml:space="preserve"> </w:t>
      </w:r>
      <w:r w:rsidR="00E07B2E" w:rsidRPr="009C7A5B">
        <w:rPr>
          <w:rFonts w:cstheme="minorHAnsi"/>
        </w:rPr>
        <w:fldChar w:fldCharType="begin" w:fldLock="1"/>
      </w:r>
      <w:r w:rsidR="00E07B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2021)","plainTextFormattedCitation":"(Vannitsem et al., 2021)","previouslyFormattedCitation":"(Vannitsem &lt;i&gt;et al.&lt;/i&gt;, 2021)"},"properties":{"noteIndex":0},"schema":"https://github.com/citation-style-language/schema/raw/master/csl-citation.json"}</w:instrText>
      </w:r>
      <w:r w:rsidR="00E07B2E" w:rsidRPr="009C7A5B">
        <w:rPr>
          <w:rFonts w:cstheme="minorHAnsi"/>
        </w:rPr>
        <w:fldChar w:fldCharType="separate"/>
      </w:r>
      <w:r w:rsidR="00E07B2E" w:rsidRPr="009C7A5B">
        <w:rPr>
          <w:rFonts w:cstheme="minorHAnsi"/>
          <w:noProof/>
        </w:rPr>
        <w:t xml:space="preserve">(Vannitsem </w:t>
      </w:r>
      <w:r w:rsidR="00E07B2E" w:rsidRPr="009C7A5B">
        <w:rPr>
          <w:rFonts w:cstheme="minorHAnsi"/>
          <w:i/>
          <w:noProof/>
        </w:rPr>
        <w:t>et al.</w:t>
      </w:r>
      <w:r w:rsidR="00E07B2E" w:rsidRPr="009C7A5B">
        <w:rPr>
          <w:rFonts w:cstheme="minorHAnsi"/>
          <w:noProof/>
        </w:rPr>
        <w:t>, 2021)</w:t>
      </w:r>
      <w:r w:rsidR="00E07B2E" w:rsidRPr="009C7A5B">
        <w:rPr>
          <w:rFonts w:cstheme="minorHAnsi"/>
        </w:rPr>
        <w:fldChar w:fldCharType="end"/>
      </w:r>
      <w:r w:rsidR="00E07B2E" w:rsidRPr="009C7A5B">
        <w:rPr>
          <w:rFonts w:cstheme="minorHAnsi"/>
        </w:rPr>
        <w:t>. However, t</w:t>
      </w:r>
      <w:r w:rsidR="00FA16FA" w:rsidRPr="009C7A5B">
        <w:rPr>
          <w:rFonts w:cstheme="minorHAnsi"/>
        </w:rPr>
        <w:t>he</w:t>
      </w:r>
      <w:r w:rsidR="00074B82" w:rsidRPr="009C7A5B">
        <w:rPr>
          <w:rFonts w:cstheme="minorHAnsi"/>
        </w:rPr>
        <w:t xml:space="preserve"> </w:t>
      </w:r>
      <w:r w:rsidR="00034581" w:rsidRPr="009C7A5B">
        <w:rPr>
          <w:rFonts w:cstheme="minorHAnsi"/>
        </w:rPr>
        <w:t xml:space="preserve">wide </w:t>
      </w:r>
      <w:r w:rsidR="00074B82" w:rsidRPr="009C7A5B">
        <w:rPr>
          <w:rFonts w:cstheme="minorHAnsi"/>
        </w:rPr>
        <w:t xml:space="preserve">range of </w:t>
      </w:r>
      <w:r w:rsidR="00FD6FEE" w:rsidRPr="009C7A5B">
        <w:rPr>
          <w:rFonts w:cstheme="minorHAnsi"/>
        </w:rPr>
        <w:t>statistical post-pr</w:t>
      </w:r>
      <w:r w:rsidR="00452A22" w:rsidRPr="009C7A5B">
        <w:rPr>
          <w:rFonts w:cstheme="minorHAnsi"/>
        </w:rPr>
        <w:t>ocessing techniques</w:t>
      </w:r>
      <w:r w:rsidR="00F54C9D" w:rsidRPr="009C7A5B">
        <w:rPr>
          <w:rFonts w:cstheme="minorHAnsi"/>
        </w:rPr>
        <w:t xml:space="preserve"> </w:t>
      </w:r>
      <w:r w:rsidR="00452A22" w:rsidRPr="009C7A5B">
        <w:rPr>
          <w:rFonts w:cstheme="minorHAnsi"/>
        </w:rPr>
        <w:t xml:space="preserve">reviewed in </w:t>
      </w:r>
      <w:r w:rsidR="00452A22" w:rsidRPr="009C7A5B">
        <w:rPr>
          <w:rFonts w:cstheme="minorHAnsi"/>
        </w:rPr>
        <w:fldChar w:fldCharType="begin" w:fldLock="1"/>
      </w:r>
      <w:r w:rsidR="00DD4A11"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452A22" w:rsidRPr="009C7A5B">
        <w:rPr>
          <w:rFonts w:cstheme="minorHAnsi"/>
        </w:rPr>
        <w:fldChar w:fldCharType="separate"/>
      </w:r>
      <w:r w:rsidR="00E66EBC" w:rsidRPr="009C7A5B">
        <w:rPr>
          <w:rFonts w:cstheme="minorHAnsi"/>
          <w:noProof/>
        </w:rPr>
        <w:t xml:space="preserve">Vannitsem </w:t>
      </w:r>
      <w:r w:rsidR="00E66EBC" w:rsidRPr="009C7A5B">
        <w:rPr>
          <w:rFonts w:cstheme="minorHAnsi"/>
          <w:i/>
          <w:noProof/>
        </w:rPr>
        <w:t>et al.</w:t>
      </w:r>
      <w:r w:rsidR="00E66EBC" w:rsidRPr="009C7A5B">
        <w:rPr>
          <w:rFonts w:cstheme="minorHAnsi"/>
          <w:noProof/>
        </w:rPr>
        <w:t xml:space="preserve">, </w:t>
      </w:r>
      <w:r w:rsidR="00747A37" w:rsidRPr="009C7A5B">
        <w:rPr>
          <w:rFonts w:cstheme="minorHAnsi"/>
          <w:noProof/>
        </w:rPr>
        <w:t>(</w:t>
      </w:r>
      <w:r w:rsidR="00E66EBC" w:rsidRPr="009C7A5B">
        <w:rPr>
          <w:rFonts w:cstheme="minorHAnsi"/>
          <w:noProof/>
        </w:rPr>
        <w:t>2021)</w:t>
      </w:r>
      <w:r w:rsidR="00452A22" w:rsidRPr="009C7A5B">
        <w:rPr>
          <w:rFonts w:cstheme="minorHAnsi"/>
        </w:rPr>
        <w:fldChar w:fldCharType="end"/>
      </w:r>
      <w:r w:rsidR="00C04E14" w:rsidRPr="009C7A5B">
        <w:rPr>
          <w:rFonts w:cstheme="minorHAnsi"/>
        </w:rPr>
        <w:t xml:space="preserve"> show</w:t>
      </w:r>
      <w:r w:rsidR="001123B9" w:rsidRPr="009C7A5B">
        <w:rPr>
          <w:rFonts w:cstheme="minorHAnsi"/>
        </w:rPr>
        <w:t>s</w:t>
      </w:r>
      <w:r w:rsidR="00C04E14" w:rsidRPr="009C7A5B">
        <w:rPr>
          <w:rFonts w:cstheme="minorHAnsi"/>
        </w:rPr>
        <w:t xml:space="preserve"> that accurate prediction of extreme localized rainfall is a long-standing problem</w:t>
      </w:r>
      <w:r w:rsidR="00B5186C">
        <w:rPr>
          <w:rFonts w:cstheme="minorHAnsi"/>
        </w:rPr>
        <w:t>,</w:t>
      </w:r>
      <w:r w:rsidR="00E07B2E" w:rsidRPr="009C7A5B">
        <w:rPr>
          <w:rFonts w:cstheme="minorHAnsi"/>
        </w:rPr>
        <w:t xml:space="preserve"> mainly because the amount of required observational data tends to limit their development to only regions with good observational networks.</w:t>
      </w:r>
      <w:r w:rsidR="00F83214" w:rsidRPr="009C7A5B">
        <w:rPr>
          <w:rFonts w:cstheme="minorHAnsi"/>
        </w:rPr>
        <w:t xml:space="preserve"> </w:t>
      </w:r>
      <w:r w:rsidR="00E07B2E" w:rsidRPr="009C7A5B">
        <w:rPr>
          <w:rFonts w:cstheme="minorHAnsi"/>
        </w:rPr>
        <w:t>A</w:t>
      </w:r>
      <w:r w:rsidR="00BD41BF" w:rsidRPr="009C7A5B">
        <w:rPr>
          <w:rFonts w:cstheme="minorHAnsi"/>
        </w:rPr>
        <w:t xml:space="preserve"> </w:t>
      </w:r>
      <w:r w:rsidR="000D41D9" w:rsidRPr="009C7A5B">
        <w:rPr>
          <w:rFonts w:cstheme="minorHAnsi"/>
        </w:rPr>
        <w:t>new statistical post-processing technique</w:t>
      </w:r>
      <w:r w:rsidR="00E66EBC" w:rsidRPr="009C7A5B">
        <w:rPr>
          <w:rFonts w:cstheme="minorHAnsi"/>
        </w:rPr>
        <w:t xml:space="preserve">, called </w:t>
      </w:r>
      <w:r w:rsidR="000D41D9" w:rsidRPr="009C7A5B">
        <w:rPr>
          <w:rFonts w:cstheme="minorHAnsi"/>
        </w:rPr>
        <w:t>ecPoint</w:t>
      </w:r>
      <w:r w:rsidR="00E66EBC" w:rsidRPr="009C7A5B">
        <w:rPr>
          <w:rFonts w:cstheme="minorHAnsi"/>
        </w:rPr>
        <w:t xml:space="preserve"> </w:t>
      </w:r>
      <w:r w:rsidR="00E66EBC" w:rsidRPr="009C7A5B">
        <w:rPr>
          <w:rFonts w:cstheme="minorHAnsi"/>
        </w:rPr>
        <w:fldChar w:fldCharType="begin" w:fldLock="1"/>
      </w:r>
      <w:r w:rsidR="00DD4A11"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E66EBC" w:rsidRPr="009C7A5B">
        <w:rPr>
          <w:rFonts w:cstheme="minorHAnsi"/>
        </w:rPr>
        <w:fldChar w:fldCharType="separate"/>
      </w:r>
      <w:r w:rsidR="00E66EBC" w:rsidRPr="009C7A5B">
        <w:rPr>
          <w:rFonts w:cstheme="minorHAnsi"/>
          <w:noProof/>
        </w:rPr>
        <w:t>(Hewson &amp; Pillosu, 2021)</w:t>
      </w:r>
      <w:r w:rsidR="00E66EBC" w:rsidRPr="009C7A5B">
        <w:rPr>
          <w:rFonts w:cstheme="minorHAnsi"/>
        </w:rPr>
        <w:fldChar w:fldCharType="end"/>
      </w:r>
      <w:r w:rsidR="000D41D9" w:rsidRPr="009C7A5B">
        <w:rPr>
          <w:rFonts w:cstheme="minorHAnsi"/>
        </w:rPr>
        <w:t>,</w:t>
      </w:r>
      <w:r w:rsidR="004F76F4" w:rsidRPr="009C7A5B">
        <w:rPr>
          <w:rFonts w:cstheme="minorHAnsi"/>
        </w:rPr>
        <w:t xml:space="preserve"> has </w:t>
      </w:r>
      <w:r w:rsidR="00DB29C8" w:rsidRPr="009C7A5B">
        <w:rPr>
          <w:rFonts w:cstheme="minorHAnsi"/>
        </w:rPr>
        <w:t xml:space="preserve">been </w:t>
      </w:r>
      <w:r w:rsidR="004F76F4" w:rsidRPr="009C7A5B">
        <w:rPr>
          <w:rFonts w:cstheme="minorHAnsi"/>
        </w:rPr>
        <w:t>succes</w:t>
      </w:r>
      <w:r w:rsidR="00E66EBC" w:rsidRPr="009C7A5B">
        <w:rPr>
          <w:rFonts w:cstheme="minorHAnsi"/>
        </w:rPr>
        <w:t>sful</w:t>
      </w:r>
      <w:r w:rsidR="00DB29C8" w:rsidRPr="009C7A5B">
        <w:rPr>
          <w:rFonts w:cstheme="minorHAnsi"/>
        </w:rPr>
        <w:t xml:space="preserve"> in this sphere</w:t>
      </w:r>
      <w:r w:rsidR="009D7A8F" w:rsidRPr="009C7A5B">
        <w:rPr>
          <w:rFonts w:cstheme="minorHAnsi"/>
        </w:rPr>
        <w:t>, with g</w:t>
      </w:r>
      <w:r w:rsidR="00E504EC" w:rsidRPr="009C7A5B">
        <w:rPr>
          <w:rFonts w:cstheme="minorHAnsi"/>
        </w:rPr>
        <w:t>l</w:t>
      </w:r>
      <w:r w:rsidR="00617432" w:rsidRPr="009C7A5B">
        <w:rPr>
          <w:rFonts w:cstheme="minorHAnsi"/>
        </w:rPr>
        <w:t>obal verification show</w:t>
      </w:r>
      <w:r w:rsidR="009D7A8F" w:rsidRPr="009C7A5B">
        <w:rPr>
          <w:rFonts w:cstheme="minorHAnsi"/>
        </w:rPr>
        <w:t>ing that</w:t>
      </w:r>
      <w:r w:rsidR="00617432" w:rsidRPr="009C7A5B">
        <w:rPr>
          <w:rFonts w:cstheme="minorHAnsi"/>
        </w:rPr>
        <w:t xml:space="preserve"> </w:t>
      </w:r>
      <w:r w:rsidR="009D7A8F" w:rsidRPr="009C7A5B">
        <w:rPr>
          <w:rFonts w:cstheme="minorHAnsi"/>
        </w:rPr>
        <w:t>it</w:t>
      </w:r>
      <w:r w:rsidR="00CA5E63" w:rsidRPr="009C7A5B">
        <w:rPr>
          <w:rFonts w:cstheme="minorHAnsi"/>
        </w:rPr>
        <w:t xml:space="preserve"> </w:t>
      </w:r>
      <w:r w:rsidR="000D41D9" w:rsidRPr="009C7A5B">
        <w:rPr>
          <w:rFonts w:cstheme="minorHAnsi"/>
        </w:rPr>
        <w:t>deliver</w:t>
      </w:r>
      <w:r w:rsidR="00D9508F" w:rsidRPr="009C7A5B">
        <w:rPr>
          <w:rFonts w:cstheme="minorHAnsi"/>
        </w:rPr>
        <w:t>s</w:t>
      </w:r>
      <w:r w:rsidR="00617432" w:rsidRPr="009C7A5B">
        <w:rPr>
          <w:rFonts w:cstheme="minorHAnsi"/>
        </w:rPr>
        <w:t xml:space="preserve"> accurate</w:t>
      </w:r>
      <w:r w:rsidR="000D41D9" w:rsidRPr="009C7A5B">
        <w:rPr>
          <w:rFonts w:cstheme="minorHAnsi"/>
        </w:rPr>
        <w:t xml:space="preserve"> rainfall forecasts for points</w:t>
      </w:r>
      <w:r w:rsidR="00DC44E8" w:rsidRPr="009C7A5B">
        <w:rPr>
          <w:rFonts w:cstheme="minorHAnsi"/>
        </w:rPr>
        <w:t xml:space="preserve"> </w:t>
      </w:r>
      <w:r w:rsidR="000D41D9" w:rsidRPr="009C7A5B">
        <w:rPr>
          <w:rFonts w:cstheme="minorHAnsi"/>
        </w:rPr>
        <w:t>across the world</w:t>
      </w:r>
      <w:r w:rsidR="00AF1AA3" w:rsidRPr="009C7A5B">
        <w:rPr>
          <w:rFonts w:cstheme="minorHAnsi"/>
        </w:rPr>
        <w:t xml:space="preserve"> whilst </w:t>
      </w:r>
      <w:r w:rsidR="00E07B2E" w:rsidRPr="009C7A5B">
        <w:rPr>
          <w:rFonts w:cstheme="minorHAnsi"/>
        </w:rPr>
        <w:t xml:space="preserve">also </w:t>
      </w:r>
      <w:r w:rsidR="00AF1AA3" w:rsidRPr="009C7A5B">
        <w:rPr>
          <w:rFonts w:cstheme="minorHAnsi"/>
        </w:rPr>
        <w:t>overcoming many of the</w:t>
      </w:r>
      <w:r w:rsidR="00747A37" w:rsidRPr="009C7A5B">
        <w:rPr>
          <w:rFonts w:cstheme="minorHAnsi"/>
        </w:rPr>
        <w:t xml:space="preserve"> </w:t>
      </w:r>
      <w:r w:rsidR="00AF1AA3" w:rsidRPr="009C7A5B">
        <w:rPr>
          <w:rFonts w:cstheme="minorHAnsi"/>
        </w:rPr>
        <w:t xml:space="preserve">calibration challenges. </w:t>
      </w:r>
      <w:r w:rsidR="00911C5E">
        <w:rPr>
          <w:rFonts w:cstheme="minorHAnsi"/>
        </w:rPr>
        <w:t>Whi</w:t>
      </w:r>
      <w:r w:rsidR="00AA1748">
        <w:rPr>
          <w:rFonts w:cstheme="minorHAnsi"/>
        </w:rPr>
        <w:t>l</w:t>
      </w:r>
      <w:r w:rsidR="00911C5E">
        <w:rPr>
          <w:rFonts w:cstheme="minorHAnsi"/>
        </w:rPr>
        <w:t xml:space="preserve">st </w:t>
      </w:r>
      <w:r w:rsidR="0014333B">
        <w:rPr>
          <w:rFonts w:cstheme="minorHAnsi"/>
        </w:rPr>
        <w:t>a</w:t>
      </w:r>
      <w:r w:rsidR="00911C5E">
        <w:rPr>
          <w:rFonts w:cstheme="minorHAnsi"/>
        </w:rPr>
        <w:t xml:space="preserve"> focal point of this study </w:t>
      </w:r>
      <w:r w:rsidR="0014333B">
        <w:rPr>
          <w:rFonts w:cstheme="minorHAnsi"/>
        </w:rPr>
        <w:t>is</w:t>
      </w:r>
      <w:r w:rsidR="00911C5E">
        <w:rPr>
          <w:rFonts w:cstheme="minorHAnsi"/>
        </w:rPr>
        <w:t xml:space="preserve"> extreme rainfall, </w:t>
      </w:r>
      <w:r w:rsidR="0014333B">
        <w:rPr>
          <w:rFonts w:cstheme="minorHAnsi"/>
        </w:rPr>
        <w:t>Hewson and Pillosu showed</w:t>
      </w:r>
      <w:r w:rsidR="00911C5E">
        <w:rPr>
          <w:rFonts w:cstheme="minorHAnsi"/>
        </w:rPr>
        <w:t xml:space="preserve"> that ecPoint</w:t>
      </w:r>
      <w:r w:rsidR="0014333B">
        <w:rPr>
          <w:rFonts w:cstheme="minorHAnsi"/>
        </w:rPr>
        <w:t xml:space="preserve"> post-processing also markedly improves forecasts of dry weather, which for certain applications is also very beneficial.</w:t>
      </w:r>
    </w:p>
    <w:p w14:paraId="750E8104" w14:textId="1D1681A4" w:rsidR="005331B7" w:rsidRPr="009C7A5B" w:rsidRDefault="00256E92" w:rsidP="002D26A4">
      <w:pPr>
        <w:rPr>
          <w:rFonts w:cstheme="minorHAnsi"/>
        </w:rPr>
      </w:pPr>
      <w:r w:rsidRPr="009C7A5B">
        <w:rPr>
          <w:rFonts w:cstheme="minorHAnsi"/>
        </w:rPr>
        <w:t xml:space="preserve">Weather forecasters have the challenging task of translating the wealth of information in forecast products, with all its strengths and weaknesses, into meaningful guidance for end-users, without reducing trust, so that that information can be appropriately used </w:t>
      </w:r>
      <w:r w:rsidR="00E87CEA" w:rsidRPr="009C7A5B">
        <w:rPr>
          <w:rFonts w:cstheme="minorHAnsi"/>
        </w:rPr>
        <w:t>for</w:t>
      </w:r>
      <w:r w:rsidRPr="009C7A5B">
        <w:rPr>
          <w:rFonts w:cstheme="minorHAnsi"/>
        </w:rPr>
        <w:t xml:space="preserve"> decision-making </w:t>
      </w:r>
      <w:r w:rsidRPr="009C7A5B">
        <w:rPr>
          <w:rFonts w:cstheme="minorHAnsi"/>
        </w:rPr>
        <w:fldChar w:fldCharType="begin" w:fldLock="1"/>
      </w:r>
      <w:r w:rsidRPr="009C7A5B">
        <w:rPr>
          <w:rFonts w:cstheme="minorHAnsi"/>
        </w:rPr>
        <w:instrText>ADDIN CSL_CITATION {"citationItems":[{"id":"ITEM-1","itemData":{"DOI":"10.1016/j.ijdrr.2018.02.032","author":[{"dropping-particle":"","family":"Losee","given":"Joy E.","non-dropping-particle":"","parse-names":false,"suffix":""},{"dropping-particle":"","family":"Joslyn","given":"Susan","non-dropping-particle":"","parse-names":false,"suffix":""}],"container-title":"International Journal of Disaster Risk Reduction","id":"ITEM-1","issued":{"date-parts":[["2018"]]},"page":"95-104","title":"The need to trust: How features of the forecasted weather influence forecast trust","type":"article-journal","volume":"30"},"uris":["http://www.mendeley.com/documents/?uuid=4ee9c4b7-9318-3a3c-8162-0d604b957f66"]}],"mendeley":{"formattedCitation":"(Losee &amp; Joslyn, 2018)","plainTextFormattedCitation":"(Losee &amp; Joslyn, 2018)","previouslyFormattedCitation":"(Losee &amp; Joslyn, 2018)"},"properties":{"noteIndex":0},"schema":"https://github.com/citation-style-language/schema/raw/master/csl-citation.json"}</w:instrText>
      </w:r>
      <w:r w:rsidRPr="009C7A5B">
        <w:rPr>
          <w:rFonts w:cstheme="minorHAnsi"/>
        </w:rPr>
        <w:fldChar w:fldCharType="separate"/>
      </w:r>
      <w:r w:rsidRPr="009C7A5B">
        <w:rPr>
          <w:rFonts w:cstheme="minorHAnsi"/>
          <w:noProof/>
        </w:rPr>
        <w:t>(Losee &amp; Joslyn, 2018)</w:t>
      </w:r>
      <w:r w:rsidRPr="009C7A5B">
        <w:rPr>
          <w:rFonts w:cstheme="minorHAnsi"/>
        </w:rPr>
        <w:fldChar w:fldCharType="end"/>
      </w:r>
      <w:r w:rsidRPr="009C7A5B">
        <w:rPr>
          <w:rFonts w:cstheme="minorHAnsi"/>
        </w:rPr>
        <w:t xml:space="preserve">. </w:t>
      </w:r>
      <w:r w:rsidR="00837A54" w:rsidRPr="009C7A5B">
        <w:rPr>
          <w:rFonts w:cstheme="minorHAnsi"/>
        </w:rPr>
        <w:t xml:space="preserve">However, </w:t>
      </w:r>
      <w:r w:rsidR="007A78CE" w:rsidRPr="009C7A5B">
        <w:rPr>
          <w:rFonts w:cstheme="minorHAnsi"/>
        </w:rPr>
        <w:t>the</w:t>
      </w:r>
      <w:r w:rsidR="000C2C97" w:rsidRPr="009C7A5B">
        <w:rPr>
          <w:rFonts w:cstheme="minorHAnsi"/>
        </w:rPr>
        <w:t xml:space="preserve"> </w:t>
      </w:r>
      <w:r w:rsidR="00837A54" w:rsidRPr="009C7A5B">
        <w:rPr>
          <w:rFonts w:cstheme="minorHAnsi"/>
        </w:rPr>
        <w:t>adoption</w:t>
      </w:r>
      <w:r w:rsidR="00E92071" w:rsidRPr="009C7A5B">
        <w:rPr>
          <w:rFonts w:cstheme="minorHAnsi"/>
        </w:rPr>
        <w:t xml:space="preserve"> in operational routines</w:t>
      </w:r>
      <w:r w:rsidR="000C2C97" w:rsidRPr="009C7A5B">
        <w:rPr>
          <w:rFonts w:cstheme="minorHAnsi"/>
        </w:rPr>
        <w:t xml:space="preserve"> of new </w:t>
      </w:r>
      <w:r w:rsidR="000C2C97" w:rsidRPr="009C7A5B">
        <w:rPr>
          <w:rFonts w:cstheme="minorHAnsi"/>
        </w:rPr>
        <w:lastRenderedPageBreak/>
        <w:t>products</w:t>
      </w:r>
      <w:r w:rsidR="00837A54" w:rsidRPr="009C7A5B">
        <w:rPr>
          <w:rFonts w:cstheme="minorHAnsi"/>
        </w:rPr>
        <w:t xml:space="preserve"> can be slow</w:t>
      </w:r>
      <w:r w:rsidR="00E92071" w:rsidRPr="009C7A5B">
        <w:rPr>
          <w:rFonts w:cstheme="minorHAnsi"/>
        </w:rPr>
        <w:t xml:space="preserve"> because f</w:t>
      </w:r>
      <w:r w:rsidR="00837A54" w:rsidRPr="009C7A5B">
        <w:rPr>
          <w:rFonts w:cstheme="minorHAnsi"/>
        </w:rPr>
        <w:t>orecasters have the tendency to work with well-established products</w:t>
      </w:r>
      <w:r w:rsidR="000C2C97" w:rsidRPr="009C7A5B">
        <w:rPr>
          <w:rFonts w:cstheme="minorHAnsi"/>
        </w:rPr>
        <w:t xml:space="preserve">, whose strengths and weaknesses are well understood </w:t>
      </w:r>
      <w:r w:rsidR="00837A54" w:rsidRPr="009C7A5B">
        <w:rPr>
          <w:rFonts w:cstheme="minorHAnsi"/>
        </w:rPr>
        <w:fldChar w:fldCharType="begin" w:fldLock="1"/>
      </w:r>
      <w:r w:rsidR="00837A54"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837A54" w:rsidRPr="009C7A5B">
        <w:rPr>
          <w:rFonts w:cstheme="minorHAnsi"/>
        </w:rPr>
        <w:fldChar w:fldCharType="separate"/>
      </w:r>
      <w:r w:rsidR="00837A54" w:rsidRPr="009C7A5B">
        <w:rPr>
          <w:rFonts w:cstheme="minorHAnsi"/>
          <w:noProof/>
        </w:rPr>
        <w:t>(Nielsen &amp; Schumacher, 2016)</w:t>
      </w:r>
      <w:r w:rsidR="00837A54" w:rsidRPr="009C7A5B">
        <w:rPr>
          <w:rFonts w:cstheme="minorHAnsi"/>
        </w:rPr>
        <w:fldChar w:fldCharType="end"/>
      </w:r>
      <w:r w:rsidR="00837A54" w:rsidRPr="009C7A5B">
        <w:rPr>
          <w:rFonts w:cstheme="minorHAnsi"/>
        </w:rPr>
        <w:t xml:space="preserve">. </w:t>
      </w:r>
      <w:r w:rsidR="006E761F" w:rsidRPr="009C7A5B">
        <w:rPr>
          <w:rFonts w:cstheme="minorHAnsi"/>
        </w:rPr>
        <w:t xml:space="preserve">Therefore, </w:t>
      </w:r>
      <w:r w:rsidR="00435F79" w:rsidRPr="009C7A5B">
        <w:rPr>
          <w:rFonts w:cstheme="minorHAnsi"/>
        </w:rPr>
        <w:t xml:space="preserve">it is </w:t>
      </w:r>
      <w:r w:rsidR="006E761F" w:rsidRPr="009C7A5B">
        <w:rPr>
          <w:rFonts w:cstheme="minorHAnsi"/>
        </w:rPr>
        <w:t xml:space="preserve">not only cutting-edge, high-quality products </w:t>
      </w:r>
      <w:r w:rsidR="003B6C4E" w:rsidRPr="009C7A5B">
        <w:rPr>
          <w:rFonts w:cstheme="minorHAnsi"/>
        </w:rPr>
        <w:t xml:space="preserve">that </w:t>
      </w:r>
      <w:r w:rsidR="006E761F" w:rsidRPr="009C7A5B">
        <w:rPr>
          <w:rFonts w:cstheme="minorHAnsi"/>
        </w:rPr>
        <w:t xml:space="preserve">must be </w:t>
      </w:r>
      <w:r w:rsidR="00276ABA" w:rsidRPr="009C7A5B">
        <w:rPr>
          <w:rFonts w:cstheme="minorHAnsi"/>
        </w:rPr>
        <w:t>supplied</w:t>
      </w:r>
      <w:r w:rsidR="006E761F" w:rsidRPr="009C7A5B">
        <w:rPr>
          <w:rFonts w:cstheme="minorHAnsi"/>
        </w:rPr>
        <w:t xml:space="preserve"> but </w:t>
      </w:r>
      <w:r w:rsidR="00276ABA" w:rsidRPr="009C7A5B">
        <w:rPr>
          <w:rFonts w:cstheme="minorHAnsi"/>
        </w:rPr>
        <w:t>also clear</w:t>
      </w:r>
      <w:r w:rsidR="006E761F" w:rsidRPr="009C7A5B">
        <w:rPr>
          <w:rFonts w:cstheme="minorHAnsi"/>
        </w:rPr>
        <w:t xml:space="preserve"> </w:t>
      </w:r>
      <w:r w:rsidR="00276ABA" w:rsidRPr="009C7A5B">
        <w:rPr>
          <w:rFonts w:cstheme="minorHAnsi"/>
        </w:rPr>
        <w:t>proof</w:t>
      </w:r>
      <w:r w:rsidR="006E761F" w:rsidRPr="009C7A5B">
        <w:rPr>
          <w:rFonts w:cstheme="minorHAnsi"/>
        </w:rPr>
        <w:t xml:space="preserve"> </w:t>
      </w:r>
      <w:r w:rsidR="00B27BEC" w:rsidRPr="009C7A5B">
        <w:rPr>
          <w:rFonts w:cstheme="minorHAnsi"/>
        </w:rPr>
        <w:t>o</w:t>
      </w:r>
      <w:r w:rsidR="00EF3C72" w:rsidRPr="009C7A5B">
        <w:rPr>
          <w:rFonts w:cstheme="minorHAnsi"/>
        </w:rPr>
        <w:t>f</w:t>
      </w:r>
      <w:r w:rsidR="006E761F" w:rsidRPr="009C7A5B">
        <w:rPr>
          <w:rFonts w:cstheme="minorHAnsi"/>
        </w:rPr>
        <w:t xml:space="preserve"> </w:t>
      </w:r>
      <w:r w:rsidR="00BD7370" w:rsidRPr="009C7A5B">
        <w:rPr>
          <w:rFonts w:cstheme="minorHAnsi"/>
        </w:rPr>
        <w:t xml:space="preserve">the </w:t>
      </w:r>
      <w:r w:rsidR="006E761F" w:rsidRPr="009C7A5B">
        <w:rPr>
          <w:rFonts w:cstheme="minorHAnsi"/>
        </w:rPr>
        <w:t>new</w:t>
      </w:r>
      <w:r w:rsidR="00BD7370" w:rsidRPr="009C7A5B">
        <w:rPr>
          <w:rFonts w:cstheme="minorHAnsi"/>
        </w:rPr>
        <w:t>-</w:t>
      </w:r>
      <w:r w:rsidR="006E761F" w:rsidRPr="009C7A5B">
        <w:rPr>
          <w:rFonts w:cstheme="minorHAnsi"/>
        </w:rPr>
        <w:t>product</w:t>
      </w:r>
      <w:r w:rsidR="00B27BEC" w:rsidRPr="009C7A5B">
        <w:rPr>
          <w:rFonts w:cstheme="minorHAnsi"/>
        </w:rPr>
        <w:t>s</w:t>
      </w:r>
      <w:r w:rsidR="008C7761" w:rsidRPr="009C7A5B">
        <w:rPr>
          <w:rFonts w:cstheme="minorHAnsi"/>
        </w:rPr>
        <w:t>’</w:t>
      </w:r>
      <w:r w:rsidR="006E761F" w:rsidRPr="009C7A5B">
        <w:rPr>
          <w:rFonts w:cstheme="minorHAnsi"/>
        </w:rPr>
        <w:t xml:space="preserve"> add</w:t>
      </w:r>
      <w:r w:rsidR="00B27BEC" w:rsidRPr="009C7A5B">
        <w:rPr>
          <w:rFonts w:cstheme="minorHAnsi"/>
        </w:rPr>
        <w:t>ed</w:t>
      </w:r>
      <w:r w:rsidR="006E761F" w:rsidRPr="009C7A5B">
        <w:rPr>
          <w:rFonts w:cstheme="minorHAnsi"/>
        </w:rPr>
        <w:t xml:space="preserve"> value </w:t>
      </w:r>
      <w:r w:rsidR="008C7761" w:rsidRPr="009C7A5B">
        <w:rPr>
          <w:rFonts w:cstheme="minorHAnsi"/>
        </w:rPr>
        <w:t xml:space="preserve">in the context </w:t>
      </w:r>
      <w:r w:rsidR="00D71A72" w:rsidRPr="009C7A5B">
        <w:rPr>
          <w:rFonts w:cstheme="minorHAnsi"/>
        </w:rPr>
        <w:t xml:space="preserve">of </w:t>
      </w:r>
      <w:r w:rsidR="006E761F" w:rsidRPr="009C7A5B">
        <w:rPr>
          <w:rFonts w:cstheme="minorHAnsi"/>
        </w:rPr>
        <w:t xml:space="preserve">forecasters’ decision-making processes </w:t>
      </w:r>
      <w:r w:rsidR="006E761F" w:rsidRPr="009C7A5B">
        <w:rPr>
          <w:rFonts w:cstheme="minorHAnsi"/>
        </w:rPr>
        <w:fldChar w:fldCharType="begin" w:fldLock="1"/>
      </w:r>
      <w:r w:rsidR="006E761F" w:rsidRPr="009C7A5B">
        <w:rPr>
          <w:rFonts w:cstheme="minorHAnsi"/>
        </w:rPr>
        <w:instrText>ADDIN CSL_CITATION {"citationItems":[{"id":"ITEM-1","itemData":{"DOI":"10.1175/1520-0434(1993)008&lt;0281:WIAGFA&gt;2.0.CO;2","author":[{"dropping-particle":"","family":"Murphy","given":"Allan H.","non-dropping-particle":"","parse-names":false,"suffix":""}],"container-title":"Weather &amp; Forecasting","id":"ITEM-1","issue":"2","issued":{"date-parts":[["1993"]]},"page":"281-293","title":"What is a good forecast? An essay on the nature of goodness in weather forecasting","type":"article-journal","volume":"8"},"uris":["http://www.mendeley.com/documents/?uuid=cac18329-d747-383e-acc2-2fe4a798e738"]}],"mendeley":{"formattedCitation":"(Murphy, 1993)","plainTextFormattedCitation":"(Murphy, 1993)","previouslyFormattedCitation":"(Murphy, 1993)"},"properties":{"noteIndex":0},"schema":"https://github.com/citation-style-language/schema/raw/master/csl-citation.json"}</w:instrText>
      </w:r>
      <w:r w:rsidR="006E761F" w:rsidRPr="009C7A5B">
        <w:rPr>
          <w:rFonts w:cstheme="minorHAnsi"/>
        </w:rPr>
        <w:fldChar w:fldCharType="separate"/>
      </w:r>
      <w:r w:rsidR="006E761F" w:rsidRPr="009C7A5B">
        <w:rPr>
          <w:rFonts w:cstheme="minorHAnsi"/>
          <w:noProof/>
        </w:rPr>
        <w:t>(Murphy, 1993)</w:t>
      </w:r>
      <w:r w:rsidR="006E761F" w:rsidRPr="009C7A5B">
        <w:rPr>
          <w:rFonts w:cstheme="minorHAnsi"/>
        </w:rPr>
        <w:fldChar w:fldCharType="end"/>
      </w:r>
      <w:r w:rsidR="006E761F" w:rsidRPr="009C7A5B">
        <w:rPr>
          <w:rFonts w:cstheme="minorHAnsi"/>
        </w:rPr>
        <w:t xml:space="preserve">. </w:t>
      </w:r>
      <w:r w:rsidR="00837A54" w:rsidRPr="009C7A5B">
        <w:rPr>
          <w:rFonts w:cstheme="minorHAnsi"/>
        </w:rPr>
        <w:t>Moreover, forecasters</w:t>
      </w:r>
      <w:r w:rsidR="000C2C97" w:rsidRPr="009C7A5B">
        <w:rPr>
          <w:rFonts w:cstheme="minorHAnsi"/>
        </w:rPr>
        <w:t>’ exhausting shifts</w:t>
      </w:r>
      <w:r w:rsidR="006E761F" w:rsidRPr="009C7A5B">
        <w:rPr>
          <w:rFonts w:cstheme="minorHAnsi"/>
        </w:rPr>
        <w:t xml:space="preserve"> and tight schedules</w:t>
      </w:r>
      <w:r w:rsidR="000C2C97" w:rsidRPr="009C7A5B">
        <w:rPr>
          <w:rFonts w:cstheme="minorHAnsi"/>
        </w:rPr>
        <w:t xml:space="preserve"> tend to leave </w:t>
      </w:r>
      <w:r w:rsidR="007A20B7" w:rsidRPr="009C7A5B">
        <w:rPr>
          <w:rFonts w:cstheme="minorHAnsi"/>
        </w:rPr>
        <w:t>little</w:t>
      </w:r>
      <w:r w:rsidR="000C2C97" w:rsidRPr="009C7A5B">
        <w:rPr>
          <w:rFonts w:cstheme="minorHAnsi"/>
        </w:rPr>
        <w:t xml:space="preserve"> time for regular updates</w:t>
      </w:r>
      <w:r w:rsidR="006E761F" w:rsidRPr="009C7A5B">
        <w:rPr>
          <w:rFonts w:cstheme="minorHAnsi"/>
        </w:rPr>
        <w:t xml:space="preserve"> and the study of</w:t>
      </w:r>
      <w:r w:rsidR="000C2C97" w:rsidRPr="009C7A5B">
        <w:rPr>
          <w:rFonts w:cstheme="minorHAnsi"/>
        </w:rPr>
        <w:t xml:space="preserve"> new </w:t>
      </w:r>
      <w:r w:rsidR="007A20B7" w:rsidRPr="009C7A5B">
        <w:rPr>
          <w:rFonts w:cstheme="minorHAnsi"/>
        </w:rPr>
        <w:t>products</w:t>
      </w:r>
      <w:r w:rsidR="000C2C97" w:rsidRPr="009C7A5B">
        <w:rPr>
          <w:rFonts w:cstheme="minorHAnsi"/>
        </w:rPr>
        <w:t xml:space="preserve"> </w:t>
      </w:r>
      <w:r w:rsidR="000C2C97" w:rsidRPr="009C7A5B">
        <w:rPr>
          <w:rFonts w:cstheme="minorHAnsi"/>
        </w:rPr>
        <w:fldChar w:fldCharType="begin" w:fldLock="1"/>
      </w:r>
      <w:r w:rsidR="002636F3" w:rsidRPr="009C7A5B">
        <w:rPr>
          <w:rFonts w:cstheme="minorHAnsi"/>
        </w:rPr>
        <w:instrText>ADDIN CSL_CITATION {"citationItems":[{"id":"ITEM-1","itemData":{"DOI":"10.1175/2008BAMS2657.1","author":[{"dropping-particle":"","family":"Sills","given":"David M.L.","non-dropping-particle":"","parse-names":false,"suffix":""}],"container-title":"Bulletin of the American Meteorological Society","id":"ITEM-1","issue":"5","issued":{"date-parts":[["2009"]]},"page":"619-627","title":"On the MSC forecasters forums and the future role of the human forecaster","type":"article-journal","volume":"90"},"uris":["http://www.mendeley.com/documents/?uuid=ef8ad055-01ba-3343-af19-7e9ed8345fb7"]}],"mendeley":{"formattedCitation":"(Sills, 2009)","plainTextFormattedCitation":"(Sills, 2009)","previouslyFormattedCitation":"(Sills, 2009)"},"properties":{"noteIndex":0},"schema":"https://github.com/citation-style-language/schema/raw/master/csl-citation.json"}</w:instrText>
      </w:r>
      <w:r w:rsidR="000C2C97" w:rsidRPr="009C7A5B">
        <w:rPr>
          <w:rFonts w:cstheme="minorHAnsi"/>
        </w:rPr>
        <w:fldChar w:fldCharType="separate"/>
      </w:r>
      <w:r w:rsidR="002636F3" w:rsidRPr="009C7A5B">
        <w:rPr>
          <w:rFonts w:cstheme="minorHAnsi"/>
          <w:noProof/>
        </w:rPr>
        <w:t>(Sills, 2009)</w:t>
      </w:r>
      <w:r w:rsidR="000C2C97" w:rsidRPr="009C7A5B">
        <w:rPr>
          <w:rFonts w:cstheme="minorHAnsi"/>
        </w:rPr>
        <w:fldChar w:fldCharType="end"/>
      </w:r>
      <w:r w:rsidR="000C2C97" w:rsidRPr="009C7A5B">
        <w:rPr>
          <w:rFonts w:cstheme="minorHAnsi"/>
        </w:rPr>
        <w:t>.</w:t>
      </w:r>
      <w:r w:rsidR="00B27BEC" w:rsidRPr="009C7A5B">
        <w:rPr>
          <w:rFonts w:cstheme="minorHAnsi"/>
        </w:rPr>
        <w:t xml:space="preserve"> </w:t>
      </w:r>
      <w:r w:rsidR="005A5F4F" w:rsidRPr="009C7A5B">
        <w:rPr>
          <w:rFonts w:cstheme="minorHAnsi"/>
        </w:rPr>
        <w:t>A</w:t>
      </w:r>
      <w:r w:rsidR="002636F3" w:rsidRPr="009C7A5B">
        <w:rPr>
          <w:rFonts w:cstheme="minorHAnsi"/>
        </w:rPr>
        <w:t xml:space="preserve">ccompanying training guidelines can accelerate </w:t>
      </w:r>
      <w:r w:rsidR="007A20B7" w:rsidRPr="009C7A5B">
        <w:rPr>
          <w:rFonts w:cstheme="minorHAnsi"/>
        </w:rPr>
        <w:t>forecasters’</w:t>
      </w:r>
      <w:r w:rsidR="002636F3" w:rsidRPr="009C7A5B">
        <w:rPr>
          <w:rFonts w:cstheme="minorHAnsi"/>
        </w:rPr>
        <w:t xml:space="preserve"> adoption of </w:t>
      </w:r>
      <w:r w:rsidR="007A20B7" w:rsidRPr="009C7A5B">
        <w:rPr>
          <w:rFonts w:cstheme="minorHAnsi"/>
        </w:rPr>
        <w:t xml:space="preserve">a </w:t>
      </w:r>
      <w:r w:rsidR="002636F3" w:rsidRPr="009C7A5B">
        <w:rPr>
          <w:rFonts w:cstheme="minorHAnsi"/>
        </w:rPr>
        <w:t xml:space="preserve">new products </w:t>
      </w:r>
      <w:r w:rsidR="005A5F4F" w:rsidRPr="009C7A5B">
        <w:rPr>
          <w:rFonts w:cstheme="minorHAnsi"/>
        </w:rPr>
        <w:t>as long as they (1) contain extensive verification to prove new-product’s added value</w:t>
      </w:r>
      <w:r w:rsidR="00954A41" w:rsidRPr="009C7A5B">
        <w:rPr>
          <w:rFonts w:cstheme="minorHAnsi"/>
        </w:rPr>
        <w:t xml:space="preserve"> compared to others</w:t>
      </w:r>
      <w:r w:rsidR="005A5F4F" w:rsidRPr="009C7A5B">
        <w:rPr>
          <w:rFonts w:cstheme="minorHAnsi"/>
        </w:rPr>
        <w:t xml:space="preserve">, (2) explain how to interpret them correctly given the strengths/weaknesses of the new </w:t>
      </w:r>
      <w:r w:rsidR="006E2691" w:rsidRPr="009C7A5B">
        <w:rPr>
          <w:rFonts w:cstheme="minorHAnsi"/>
        </w:rPr>
        <w:t>approach</w:t>
      </w:r>
      <w:r w:rsidR="005A5F4F" w:rsidRPr="009C7A5B">
        <w:rPr>
          <w:rFonts w:cstheme="minorHAnsi"/>
        </w:rPr>
        <w:t xml:space="preserve">, (3) explain </w:t>
      </w:r>
      <w:r w:rsidR="00AF7FDB" w:rsidRPr="009C7A5B">
        <w:rPr>
          <w:rFonts w:cstheme="minorHAnsi"/>
        </w:rPr>
        <w:t>the meteorological circumstances in which added</w:t>
      </w:r>
      <w:r w:rsidR="006E2691" w:rsidRPr="009C7A5B">
        <w:rPr>
          <w:rFonts w:cstheme="minorHAnsi"/>
        </w:rPr>
        <w:t xml:space="preserve"> value is likely to be most prominent</w:t>
      </w:r>
      <w:r w:rsidR="005A5F4F" w:rsidRPr="009C7A5B">
        <w:rPr>
          <w:rFonts w:cstheme="minorHAnsi"/>
        </w:rPr>
        <w:t xml:space="preserve">, and (4) clearly indicate how to access the product efficiently under real-time operational constraints </w:t>
      </w:r>
      <w:r w:rsidR="005A5F4F" w:rsidRPr="009C7A5B">
        <w:rPr>
          <w:rFonts w:cstheme="minorHAnsi"/>
        </w:rPr>
        <w:fldChar w:fldCharType="begin" w:fldLock="1"/>
      </w:r>
      <w:r w:rsidR="00D46382" w:rsidRPr="009C7A5B">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005A5F4F" w:rsidRPr="009C7A5B">
        <w:rPr>
          <w:rFonts w:cstheme="minorHAnsi"/>
        </w:rPr>
        <w:fldChar w:fldCharType="separate"/>
      </w:r>
      <w:r w:rsidR="005A5F4F" w:rsidRPr="009C7A5B">
        <w:rPr>
          <w:rFonts w:cstheme="minorHAnsi"/>
          <w:noProof/>
        </w:rPr>
        <w:t>(Bullón &amp; Viana, 2018)</w:t>
      </w:r>
      <w:r w:rsidR="005A5F4F" w:rsidRPr="009C7A5B">
        <w:rPr>
          <w:rFonts w:cstheme="minorHAnsi"/>
        </w:rPr>
        <w:fldChar w:fldCharType="end"/>
      </w:r>
      <w:r w:rsidR="005A5F4F" w:rsidRPr="009C7A5B">
        <w:rPr>
          <w:rFonts w:cstheme="minorHAnsi"/>
        </w:rPr>
        <w:t>.</w:t>
      </w:r>
      <w:r w:rsidR="00933BCF" w:rsidRPr="009C7A5B">
        <w:rPr>
          <w:rFonts w:cstheme="minorHAnsi"/>
        </w:rPr>
        <w:t xml:space="preserve"> </w:t>
      </w:r>
      <w:r w:rsidR="00D46382" w:rsidRPr="009C7A5B">
        <w:rPr>
          <w:rFonts w:cstheme="minorHAnsi"/>
        </w:rPr>
        <w:t>However, e</w:t>
      </w:r>
      <w:r w:rsidR="00E83EC6" w:rsidRPr="009C7A5B">
        <w:rPr>
          <w:rFonts w:cstheme="minorHAnsi"/>
        </w:rPr>
        <w:t xml:space="preserve">xtensive research on the interaction between developers and forecasters </w:t>
      </w:r>
      <w:r w:rsidR="00E83EC6" w:rsidRPr="009C7A5B">
        <w:rPr>
          <w:rFonts w:cstheme="minorHAnsi"/>
        </w:rPr>
        <w:fldChar w:fldCharType="begin" w:fldLock="1"/>
      </w:r>
      <w:r w:rsidR="00C552C9" w:rsidRPr="009C7A5B">
        <w:rPr>
          <w:rFonts w:cstheme="minorHAnsi"/>
        </w:rPr>
        <w:instrText>ADDIN CSL_CITATION {"citationItems":[{"id":"ITEM-1","itemData":{"DOI":"10.1175/2008WAF2007088.1","author":[{"dropping-particle":"","family":"Morss","given":"Rebecca E.","non-dropping-particle":"","parse-names":false,"suffix":""},{"dropping-particle":"","family":"Demuth","given":"Julie L.","non-dropping-particle":"","parse-names":false,"suffix":""},{"dropping-particle":"","family":"Lazo","given":"Jeffrey K.","non-dropping-particle":"","parse-names":false,"suffix":""}],"container-title":"Weather and Forecasting","id":"ITEM-1","issue":"5","issued":{"date-parts":[["2008"]]},"page":"974-991","title":"Communicating Uncertainty in Weather Forecasts: A Survey of the U.S. Public","type":"article-journal","volume":"23"},"uris":["http://www.mendeley.com/documents/?uuid=fc35e337-c877-3ebf-91b3-648eb559feae"]},{"id":"ITEM-2","itemData":{"DOI":"https://doi.org/10.1002/hyp.9419","author":[{"dropping-particle":"","family":"Demeritt","given":"David","non-dropping-particle":"","parse-names":false,"suffix":""},{"dropping-particle":"","family":"Nobert","given":"Sebastien","non-dropping-particle":"","parse-names":false,"suffix":""},{"dropping-particle":"","family":"Cloke","given":"Hannah L","non-dropping-particle":"","parse-names":false,"suffix":""},{"dropping-particle":"","family":"Pappenberger","given":"Florian","non-dropping-particle":"","parse-names":false,"suffix":""}],"container-title":"Hydrological Processes","id":"ITEM-2","issue":"1","issued":{"date-parts":[["2013"]]},"page":"147-157","title":"The European Flood Alert System and the communication, perception, and use of ensemble predictions for operational flood risk management","type":"article-journal","volume":"27"},"uris":["http://www.mendeley.com/documents/?uuid=110bf291-e346-3d5e-8194-74f437e69e25"]},{"id":"ITEM-3","itemData":{"DOI":"10.1177/0963721413481473","author":[{"dropping-particle":"","family":"Joslyn","given":"Susan","non-dropping-particle":"","parse-names":false,"suffix":""},{"dropping-particle":"","family":"LeClerc","given":"Jared","non-dropping-particle":"","parse-names":false,"suffix":""}],"container-title":"Current Directions in Psychological Science","id":"ITEM-3","issue":"4","issued":{"date-parts":[["2013"]]},"page":"308-315","title":"Decisions With Uncertainty: The Glass Half Full","type":"article-journal","volume":"22"},"uris":["http://www.mendeley.com/documents/?uuid=03666f72-377a-335f-bd54-42a1923dc073"]},{"id":"ITEM-4","itemData":{"DOI":"10.1111/risa.12336","ISSN":"15396924","author":[{"dropping-particle":"","family":"LeClerc","given":"Jared","non-dropping-particle":"","parse-names":false,"suffix":""},{"dropping-particle":"","family":"Joslyn","given":"Susan","non-dropping-particle":"","parse-names":false,"suffix":""}],"container-title":"Risk Analysis","id":"ITEM-4","issue":"3","issued":{"date-parts":[["2015"]]},"page":"385-395","title":"The cry wolf effect and weather-related decision making","type":"article-journal","volume":"35"},"uris":["http://www.mendeley.com/documents/?uuid=d956d999-40bf-30bf-8b7b-94d26810e96a"]},{"id":"ITEM-5","itemData":{"DOI":"https://doi.org/10.1016/j.jhydrol.2015.11.047","author":[{"dropping-particle":"","family":"Morss","given":"Rebecca E","non-dropping-particle":"","parse-names":false,"suffix":""},{"dropping-particle":"","family":"Mulder","given":"Kelsey J","non-dropping-particle":"","parse-names":false,"suffix":""},{"dropping-particle":"","family":"Lazo","given":"Jeffrey K","non-dropping-particle":"","parse-names":false,"suffix":""},{"dropping-particle":"","family":"Demuth","given":"Julie L","non-dropping-particle":"","parse-names":false,"suffix":""}],"container-title":"Journal of Hydrology","id":"ITEM-5","issued":{"date-parts":[["2016"]]},"page":"649-664","title":"How do people perceive, understand, and anticipate responding to flash flood risks and warnings? Results from a public survey in Boulder, Colorado, USA","type":"article-journal","volume":"541"},"uris":["http://www.mendeley.com/documents/?uuid=38243c95-21ec-3a0d-aed3-021a1de824d5"]},{"id":"ITEM-6","itemData":{"DOI":"10.1016/j.ijdrr.2018.02.032","author":[{"dropping-particle":"","family":"Losee","given":"Joy E.","non-dropping-particle":"","parse-names":false,"suffix":""},{"dropping-particle":"","family":"Joslyn","given":"Susan","non-dropping-particle":"","parse-names":false,"suffix":""}],"container-title":"International Journal of Disaster Risk Reduction","id":"ITEM-6","issued":{"date-parts":[["2018"]]},"page":"95-104","title":"The need to trust: How features of the forecasted weather influence forecast trust","type":"article-journal","volume":"30"},"uris":["http://www.mendeley.com/documents/?uuid=4ee9c4b7-9318-3a3c-8162-0d604b957f66"]},{"id":"ITEM-7","itemData":{"DOI":"10.1002/qj.3482","author":[{"dropping-particle":"","family":"Fundel","given":"Vanessa J.","non-dropping-particle":"","parse-names":false,"suffix":""},{"dropping-particle":"","family":"Fleischhut","given":"Nadine","non-dropping-particle":"","parse-names":false,"suffix":""},{"dropping-particle":"","family":"Herzog","given":"Stefan M.","non-dropping-particle":"","parse-names":false,"suffix":""},{"dropping-particle":"","family":"Göber","given":"Martin","non-dropping-particle":"","parse-names":false,"suffix":""},{"dropping-particle":"","family":"Hagedorn","given":"Renate","non-dropping-particle":"","parse-names":false,"suffix":""}],"container-title":"Quarterly Journal of the Royal Meteorological Society","id":"ITEM-7","issue":"S1","issued":{"date-parts":[["2019"]]},"page":"210-231","title":"Promoting the use of probabilistic weather forecasts through a dialogue between scientists, developers and end-users","type":"article-journal","volume":"145"},"uris":["http://www.mendeley.com/documents/?uuid=d13c6dc2-cba2-35ce-8287-453570e93efc"]},{"id":"ITEM-8","itemData":{"DOI":"10.1175/WCAS-D-18-0084.1","author":[{"dropping-particle":"","family":"Wilson","given":"Katie A","non-dropping-particle":"","parse-names":false,"suffix":""},{"dropping-particle":"","family":"Heinselman","given":"Pamela L","non-dropping-particle":"","parse-names":false,"suffix":""},{"dropping-particle":"","family":"Skinner","given":"Patrick S","non-dropping-particle":"","parse-names":false,"suffix":""},{"dropping-particle":"","family":"Choate","given":"Jessica J","non-dropping-particle":"","parse-names":false,"suffix":""},{"dropping-particle":"","family":"Klockow-McClain","given":"Kim E.","non-dropping-particle":"","parse-names":false,"suffix":""}],"container-title":"Weather, Climate, and Society","id":"ITEM-8","issue":"2","issued":{"date-parts":[["2019"]]},"page":"337-354","title":"Meteorologists’ interpretations of storm-scale ensemble-based forecast guidance","type":"article-journal","volume":"11"},"uris":["http://www.mendeley.com/documents/?uuid=d355861a-62c6-3974-b7bb-470a717130d1"]},{"id":"ITEM-9","itemData":{"DOI":"10.1175/waf-d-19-0108.1","author":[{"dropping-particle":"","family":"Demuth","given":"Julie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Forecasting","id":"ITEM-9","issued":{"date-parts":[["2020"]]},"title":"Recommendations for developing useful and usable convection-allowing model ensemble information for NWS forecasters","type":"article-journal"},"uris":["http://www.mendeley.com/documents/?uuid=dc3d01e1-13c8-3332-9064-63fd7849fb22"]},{"id":"ITEM-10","itemData":{"DOI":"10.1016/j.ijdrr.2020.101811","ISSN":"22124209","author":[{"dropping-particle":"","family":"Emerton","given":"Rebecca","non-dropping-particle":"","parse-names":false,"suffix":""},{"dropping-particle":"","family":"Cloke","given":"Hannah","non-dropping-particle":"","parse-names":false,"suffix":""},{"dropping-particle":"","family":"Ficchi","given":"Andrea","non-dropping-particle":"","parse-names":false,"suffix":""},{"dropping-particle":"","family":"Hawker","given":"Laurence","non-dropping-particle":"","parse-names":false,"suffix":""},{"dropping-particle":"","family":"Wit","given":"Sara","non-dropping-particle":"de","parse-names":false,"suffix":""},{"dropping-particle":"","family":"Speight","given":"Linda","non-dropping-particle":"","parse-names":false,"suffix":""},{"dropping-particle":"","family":"Prudhomme","given":"Christel","non-dropping-particle":"","parse-names":false,"suffix":""},{"dropping-particle":"","family":"Rundell","given":"Philip","non-dropping-particle":"","parse-names":false,"suffix":""},{"dropping-particle":"","family":"West","given":"Rosalind","non-dropping-particle":"","parse-names":false,"suffix":""},{"dropping-particle":"","family":"Neal","given":"Jeffrey","non-dropping-particle":"","parse-names":false,"suffix":""},{"dropping-particle":"","family":"Cuna","given":"Joaquim","non-dropping-particle":"","parse-names":false,"suffix":""},{"dropping-particle":"","family":"Harrigan","given":"Shaun","non-dropping-particle":"","parse-names":false,"suffix":""},{"dropping-particle":"","family":"Titley","given":"Helen","non-dropping-particle":"","parse-names":false,"suffix":""},{"dropping-particle":"","family":"Magnusson","given":"Linus","non-dropping-particle":"","parse-names":false,"suffix":""},{"dropping-particle":"","family":"Pappenberger","given":"Florian","non-dropping-particle":"","parse-names":false,"suffix":""},{"dropping-particle":"","family":"Klingaman","given":"Nicholas","non-dropping-particle":"","parse-names":false,"suffix":""},{"dropping-particle":"","family":"Stephens","given":"Elisabeth","non-dropping-particle":"","parse-names":false,"suffix":""}],"container-title":"International Journal of Disaster Risk Reduction","id":"ITEM-10","issued":{"date-parts":[["2020","11","1"]]},"page":"101811","publisher":"Elsevier Ltd","title":"Emergency flood bulletins for Cyclones Idai and Kenneth: A critical evaluation of the use of global flood forecasts for international humanitarian preparedness and response","type":"article-journal","volume":"50"},"uris":["http://www.mendeley.com/documents/?uuid=c1457f1a-30a2-3bda-b518-c558842cf979"]},{"id":"ITEM-11","itemData":{"DOI":"10.1175/2008WAF2222142.1","author":[{"dropping-particle":"","family":"Novak","given":"David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Forecasting","id":"ITEM-11","issue":"6","issued":{"date-parts":[["2008"]]},"page":"1069-1084","title":"Operational forecaster uncertainty needs and future roles","type":"article-journal","volume":"23"},"uris":["http://www.mendeley.com/documents/?uuid=d7a09696-bbc1-347e-b442-b80fecb56d15"]},{"id":"ITEM-12","itemData":{"DOI":"https://doi.org/10.1002/met.194","author":[{"dropping-particle":"","family":"Demeritt","given":"David","non-dropping-particle":"","parse-names":false,"suffix":""},{"dropping-particle":"","family":"Nobert","given":"Śebastien","non-dropping-particle":"","parse-names":false,"suffix":""},{"dropping-particle":"","family":"Cloke","given":"Hannah","non-dropping-particle":"","parse-names":false,"suffix":""},{"dropping-particle":"","family":"Pappenberg","given":"Florian","non-dropping-particle":"","parse-names":false,"suffix":""}],"container-title":"Meteorological Applications","id":"ITEM-12","issue":"2","issued":{"date-parts":[["2010"]]},"page":"209-222","title":"Challenges in communicating and using ensembles in operational flood forecasting","type":"article-journal","volume":"17"},"uris":["http://www.mendeley.com/documents/?uuid=9c3cba0e-6245-37fe-9802-902d833d5da6"]},{"id":"ITEM-13","itemData":{"DOI":"10.1175/WAF-D-13-00064.1","author":[{"dropping-particle":"","family":"Evans","given":"Clark","non-dropping-particle":"","parse-names":false,"suffix":""},{"dropping-particle":"","family":"dyke","given":"Donald F.","non-dropping-particle":"Van","parse-names":false,"suffix":""},{"dropping-particle":"","family":"Lericos","given":"Todd","non-dropping-particle":"","parse-names":false,"suffix":""}],"container-title":"Weather and Forecasting","id":"ITEM-13","issue":"2","issued":{"date-parts":[["2014"]]},"page":"466-486","title":"How do forecasters utilize output from a convection-permitting ensemble forecast system? Case study of a high-impact precipitation event","type":"article-journal","volume":"29"},"uris":["http://www.mendeley.com/documents/?uuid=875b7d82-022a-3483-949c-19d4a116c6da"]}],"mendeley":{"formattedCitation":"(Morss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2020)","plainTextFormattedCitation":"(Morss et al., 2016; Novak et al., 2008; Morss et al., 2008; Demeritt et al., 2010, 2013; Joslyn &amp; LeClerc, 2013; Evans et al., 2014; LeClerc &amp; Joslyn, 2015; Losee &amp; Joslyn, 2018; Wilson et al., 2019; Fundel et al., 2019; Demuth et al., 2020; Emerton et al., 2020)","previouslyFormattedCitation":"(Morss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2020)"},"properties":{"noteIndex":0},"schema":"https://github.com/citation-style-language/schema/raw/master/csl-citation.json"}</w:instrText>
      </w:r>
      <w:r w:rsidR="00E83EC6" w:rsidRPr="009C7A5B">
        <w:rPr>
          <w:rFonts w:cstheme="minorHAnsi"/>
        </w:rPr>
        <w:fldChar w:fldCharType="separate"/>
      </w:r>
      <w:r w:rsidR="00D46382" w:rsidRPr="009C7A5B">
        <w:rPr>
          <w:rFonts w:cstheme="minorHAnsi"/>
          <w:noProof/>
        </w:rPr>
        <w:t xml:space="preserve">(Morss </w:t>
      </w:r>
      <w:r w:rsidR="00D46382" w:rsidRPr="009C7A5B">
        <w:rPr>
          <w:rFonts w:cstheme="minorHAnsi"/>
          <w:i/>
          <w:noProof/>
        </w:rPr>
        <w:t>et al.</w:t>
      </w:r>
      <w:r w:rsidR="00D46382" w:rsidRPr="009C7A5B">
        <w:rPr>
          <w:rFonts w:cstheme="minorHAnsi"/>
          <w:noProof/>
        </w:rPr>
        <w:t xml:space="preserve">, 2016; Novak </w:t>
      </w:r>
      <w:r w:rsidR="00D46382" w:rsidRPr="009C7A5B">
        <w:rPr>
          <w:rFonts w:cstheme="minorHAnsi"/>
          <w:i/>
          <w:noProof/>
        </w:rPr>
        <w:t>et al.</w:t>
      </w:r>
      <w:r w:rsidR="00D46382" w:rsidRPr="009C7A5B">
        <w:rPr>
          <w:rFonts w:cstheme="minorHAnsi"/>
          <w:noProof/>
        </w:rPr>
        <w:t xml:space="preserve">, 2008; Morss </w:t>
      </w:r>
      <w:r w:rsidR="00D46382" w:rsidRPr="009C7A5B">
        <w:rPr>
          <w:rFonts w:cstheme="minorHAnsi"/>
          <w:i/>
          <w:noProof/>
        </w:rPr>
        <w:t>et al.</w:t>
      </w:r>
      <w:r w:rsidR="00D46382" w:rsidRPr="009C7A5B">
        <w:rPr>
          <w:rFonts w:cstheme="minorHAnsi"/>
          <w:noProof/>
        </w:rPr>
        <w:t xml:space="preserve">, 2008; Demeritt </w:t>
      </w:r>
      <w:r w:rsidR="00D46382" w:rsidRPr="009C7A5B">
        <w:rPr>
          <w:rFonts w:cstheme="minorHAnsi"/>
          <w:i/>
          <w:noProof/>
        </w:rPr>
        <w:t>et al.</w:t>
      </w:r>
      <w:r w:rsidR="00D46382" w:rsidRPr="009C7A5B">
        <w:rPr>
          <w:rFonts w:cstheme="minorHAnsi"/>
          <w:noProof/>
        </w:rPr>
        <w:t xml:space="preserve">, 2010, 2013; Joslyn &amp; LeClerc, 2013; Evans </w:t>
      </w:r>
      <w:r w:rsidR="00D46382" w:rsidRPr="009C7A5B">
        <w:rPr>
          <w:rFonts w:cstheme="minorHAnsi"/>
          <w:i/>
          <w:noProof/>
        </w:rPr>
        <w:t>et al.</w:t>
      </w:r>
      <w:r w:rsidR="00D46382" w:rsidRPr="009C7A5B">
        <w:rPr>
          <w:rFonts w:cstheme="minorHAnsi"/>
          <w:noProof/>
        </w:rPr>
        <w:t xml:space="preserve">, 2014; LeClerc &amp; Joslyn, 2015; Losee &amp; Joslyn, 2018; Wilson </w:t>
      </w:r>
      <w:r w:rsidR="00D46382" w:rsidRPr="009C7A5B">
        <w:rPr>
          <w:rFonts w:cstheme="minorHAnsi"/>
          <w:i/>
          <w:noProof/>
        </w:rPr>
        <w:t>et al.</w:t>
      </w:r>
      <w:r w:rsidR="00D46382" w:rsidRPr="009C7A5B">
        <w:rPr>
          <w:rFonts w:cstheme="minorHAnsi"/>
          <w:noProof/>
        </w:rPr>
        <w:t xml:space="preserve">, 2019; Fundel </w:t>
      </w:r>
      <w:r w:rsidR="00D46382" w:rsidRPr="009C7A5B">
        <w:rPr>
          <w:rFonts w:cstheme="minorHAnsi"/>
          <w:i/>
          <w:noProof/>
        </w:rPr>
        <w:t>et al.</w:t>
      </w:r>
      <w:r w:rsidR="00D46382" w:rsidRPr="009C7A5B">
        <w:rPr>
          <w:rFonts w:cstheme="minorHAnsi"/>
          <w:noProof/>
        </w:rPr>
        <w:t xml:space="preserve">, 2019; Demuth </w:t>
      </w:r>
      <w:r w:rsidR="00D46382" w:rsidRPr="009C7A5B">
        <w:rPr>
          <w:rFonts w:cstheme="minorHAnsi"/>
          <w:i/>
          <w:noProof/>
        </w:rPr>
        <w:t>et al.</w:t>
      </w:r>
      <w:r w:rsidR="00D46382" w:rsidRPr="009C7A5B">
        <w:rPr>
          <w:rFonts w:cstheme="minorHAnsi"/>
          <w:noProof/>
        </w:rPr>
        <w:t xml:space="preserve">, 2020; Emerton </w:t>
      </w:r>
      <w:r w:rsidR="00D46382" w:rsidRPr="009C7A5B">
        <w:rPr>
          <w:rFonts w:cstheme="minorHAnsi"/>
          <w:i/>
          <w:noProof/>
        </w:rPr>
        <w:t>et al.</w:t>
      </w:r>
      <w:r w:rsidR="00D46382" w:rsidRPr="009C7A5B">
        <w:rPr>
          <w:rFonts w:cstheme="minorHAnsi"/>
          <w:noProof/>
        </w:rPr>
        <w:t>, 2020)</w:t>
      </w:r>
      <w:r w:rsidR="00E83EC6" w:rsidRPr="009C7A5B">
        <w:rPr>
          <w:rFonts w:cstheme="minorHAnsi"/>
        </w:rPr>
        <w:fldChar w:fldCharType="end"/>
      </w:r>
      <w:r w:rsidR="00E83EC6" w:rsidRPr="009C7A5B">
        <w:rPr>
          <w:rFonts w:cstheme="minorHAnsi"/>
        </w:rPr>
        <w:t xml:space="preserve"> has highlighted </w:t>
      </w:r>
      <w:r w:rsidR="00DC537D" w:rsidRPr="009C7A5B">
        <w:rPr>
          <w:rFonts w:cstheme="minorHAnsi"/>
        </w:rPr>
        <w:t>four main</w:t>
      </w:r>
      <w:r w:rsidR="00D46382" w:rsidRPr="009C7A5B">
        <w:rPr>
          <w:rFonts w:cstheme="minorHAnsi"/>
        </w:rPr>
        <w:t xml:space="preserve"> issues with most training guidelines:</w:t>
      </w:r>
      <w:r w:rsidR="001B2F50" w:rsidRPr="009C7A5B">
        <w:rPr>
          <w:rFonts w:cstheme="minorHAnsi"/>
        </w:rPr>
        <w:t xml:space="preserve"> (1)</w:t>
      </w:r>
      <w:r w:rsidR="00D46382" w:rsidRPr="009C7A5B">
        <w:rPr>
          <w:rFonts w:cstheme="minorHAnsi"/>
        </w:rPr>
        <w:t xml:space="preserve"> content focuses too much on scientific background and not enough on practical applications</w:t>
      </w:r>
      <w:r w:rsidR="00DC537D" w:rsidRPr="009C7A5B">
        <w:rPr>
          <w:rFonts w:cstheme="minorHAnsi"/>
        </w:rPr>
        <w:t>; (2)</w:t>
      </w:r>
      <w:r w:rsidR="00D46382" w:rsidRPr="009C7A5B">
        <w:rPr>
          <w:rFonts w:cstheme="minorHAnsi"/>
        </w:rPr>
        <w:t xml:space="preserve"> strengths</w:t>
      </w:r>
      <w:r w:rsidR="00B870B8">
        <w:rPr>
          <w:rFonts w:cstheme="minorHAnsi"/>
        </w:rPr>
        <w:t xml:space="preserve">, </w:t>
      </w:r>
      <w:r w:rsidR="00DC537D" w:rsidRPr="009C7A5B">
        <w:rPr>
          <w:rFonts w:cstheme="minorHAnsi"/>
        </w:rPr>
        <w:t>weaknesses</w:t>
      </w:r>
      <w:r w:rsidR="00B870B8">
        <w:rPr>
          <w:rFonts w:cstheme="minorHAnsi"/>
        </w:rPr>
        <w:t xml:space="preserve"> and special features</w:t>
      </w:r>
      <w:r w:rsidR="00D46382" w:rsidRPr="009C7A5B">
        <w:rPr>
          <w:rFonts w:cstheme="minorHAnsi"/>
        </w:rPr>
        <w:t xml:space="preserve"> of the forecast products</w:t>
      </w:r>
      <w:r w:rsidR="002D26A4" w:rsidRPr="009C7A5B">
        <w:rPr>
          <w:rFonts w:cstheme="minorHAnsi"/>
        </w:rPr>
        <w:t xml:space="preserve"> are often omitted</w:t>
      </w:r>
      <w:r w:rsidR="004C6168" w:rsidRPr="009C7A5B">
        <w:rPr>
          <w:rFonts w:cstheme="minorHAnsi"/>
        </w:rPr>
        <w:t>; (</w:t>
      </w:r>
      <w:r w:rsidR="002D26A4" w:rsidRPr="009C7A5B">
        <w:rPr>
          <w:rFonts w:cstheme="minorHAnsi"/>
        </w:rPr>
        <w:t>3</w:t>
      </w:r>
      <w:r w:rsidR="004C6168" w:rsidRPr="009C7A5B">
        <w:rPr>
          <w:rFonts w:cstheme="minorHAnsi"/>
        </w:rPr>
        <w:t xml:space="preserve">) </w:t>
      </w:r>
      <w:r w:rsidR="00D46382" w:rsidRPr="009C7A5B">
        <w:rPr>
          <w:rFonts w:cstheme="minorHAnsi"/>
        </w:rPr>
        <w:t xml:space="preserve">examples and language are not appropriate for user needs and experience; </w:t>
      </w:r>
      <w:r w:rsidR="004C6168" w:rsidRPr="009C7A5B">
        <w:rPr>
          <w:rFonts w:cstheme="minorHAnsi"/>
        </w:rPr>
        <w:t>(</w:t>
      </w:r>
      <w:r w:rsidR="002D26A4" w:rsidRPr="009C7A5B">
        <w:rPr>
          <w:rFonts w:cstheme="minorHAnsi"/>
        </w:rPr>
        <w:t>4</w:t>
      </w:r>
      <w:r w:rsidR="004C6168" w:rsidRPr="009C7A5B">
        <w:rPr>
          <w:rFonts w:cstheme="minorHAnsi"/>
        </w:rPr>
        <w:t xml:space="preserve">) </w:t>
      </w:r>
      <w:r w:rsidR="00D46382" w:rsidRPr="009C7A5B">
        <w:rPr>
          <w:rFonts w:cstheme="minorHAnsi"/>
        </w:rPr>
        <w:t>inform</w:t>
      </w:r>
      <w:r w:rsidR="00174D55" w:rsidRPr="009C7A5B">
        <w:rPr>
          <w:rFonts w:cstheme="minorHAnsi"/>
        </w:rPr>
        <w:t xml:space="preserve">ation </w:t>
      </w:r>
      <w:r w:rsidR="005877CC" w:rsidRPr="009C7A5B">
        <w:rPr>
          <w:rFonts w:cstheme="minorHAnsi"/>
        </w:rPr>
        <w:t>regarding</w:t>
      </w:r>
      <w:r w:rsidR="00D46382" w:rsidRPr="009C7A5B">
        <w:rPr>
          <w:rFonts w:cstheme="minorHAnsi"/>
        </w:rPr>
        <w:t xml:space="preserve"> product availability and accessibility</w:t>
      </w:r>
      <w:r w:rsidR="005877CC" w:rsidRPr="009C7A5B">
        <w:rPr>
          <w:rFonts w:cstheme="minorHAnsi"/>
        </w:rPr>
        <w:t xml:space="preserve"> is lacking</w:t>
      </w:r>
      <w:r w:rsidR="00D46382" w:rsidRPr="009C7A5B">
        <w:rPr>
          <w:rFonts w:cstheme="minorHAnsi"/>
        </w:rPr>
        <w:t>.</w:t>
      </w:r>
      <w:r w:rsidR="00933BCF" w:rsidRPr="009C7A5B">
        <w:rPr>
          <w:rFonts w:cstheme="minorHAnsi"/>
        </w:rPr>
        <w:t xml:space="preserve"> This evidence shows that the</w:t>
      </w:r>
      <w:r w:rsidR="00E83EC6" w:rsidRPr="009C7A5B">
        <w:rPr>
          <w:rFonts w:cstheme="minorHAnsi"/>
        </w:rPr>
        <w:t xml:space="preserve"> way training guidelines are provided still requires </w:t>
      </w:r>
      <w:r w:rsidR="00933BCF" w:rsidRPr="009C7A5B">
        <w:rPr>
          <w:rFonts w:cstheme="minorHAnsi"/>
        </w:rPr>
        <w:t xml:space="preserve">special </w:t>
      </w:r>
      <w:r w:rsidR="00E83EC6" w:rsidRPr="009C7A5B">
        <w:rPr>
          <w:rFonts w:cstheme="minorHAnsi"/>
        </w:rPr>
        <w:t xml:space="preserve">attention </w:t>
      </w:r>
      <w:r w:rsidR="00FA1D2C" w:rsidRPr="009C7A5B">
        <w:rPr>
          <w:rFonts w:cstheme="minorHAnsi"/>
        </w:rPr>
        <w:t>from</w:t>
      </w:r>
      <w:r w:rsidR="00E83EC6" w:rsidRPr="009C7A5B">
        <w:rPr>
          <w:rFonts w:cstheme="minorHAnsi"/>
        </w:rPr>
        <w:t xml:space="preserve"> the </w:t>
      </w:r>
      <w:r w:rsidR="00E83EC6" w:rsidRPr="00EF7DDD">
        <w:rPr>
          <w:rFonts w:cstheme="minorHAnsi"/>
        </w:rPr>
        <w:t>scientific development</w:t>
      </w:r>
      <w:r w:rsidR="00F0651C" w:rsidRPr="00EF7DDD">
        <w:rPr>
          <w:rFonts w:cstheme="minorHAnsi"/>
        </w:rPr>
        <w:t xml:space="preserve"> community, not in isolation, but instead by working closely with the user community.</w:t>
      </w:r>
    </w:p>
    <w:p w14:paraId="63655D0D" w14:textId="5646A2E2" w:rsidR="00676391" w:rsidRPr="009C7A5B" w:rsidRDefault="00D132B8" w:rsidP="00BD0E2E">
      <w:pPr>
        <w:rPr>
          <w:rFonts w:cstheme="minorHAnsi"/>
          <w:sz w:val="24"/>
          <w:szCs w:val="24"/>
          <w:lang w:eastAsia="en-GB"/>
        </w:rPr>
      </w:pPr>
      <w:r w:rsidRPr="009C7A5B">
        <w:rPr>
          <w:rFonts w:cstheme="minorHAnsi"/>
        </w:rPr>
        <w:t>To promote the adoption of</w:t>
      </w:r>
      <w:r w:rsidR="007C5BCB" w:rsidRPr="009C7A5B">
        <w:rPr>
          <w:rFonts w:cstheme="minorHAnsi"/>
        </w:rPr>
        <w:t xml:space="preserve"> </w:t>
      </w:r>
      <w:r w:rsidRPr="009C7A5B">
        <w:rPr>
          <w:rFonts w:cstheme="minorHAnsi"/>
        </w:rPr>
        <w:t>the</w:t>
      </w:r>
      <w:r w:rsidR="0023077A" w:rsidRPr="009C7A5B">
        <w:rPr>
          <w:rFonts w:cstheme="minorHAnsi"/>
        </w:rPr>
        <w:t xml:space="preserve"> ecPoint-derived rainfall products (</w:t>
      </w:r>
      <w:r w:rsidR="00600FBB" w:rsidRPr="009C7A5B">
        <w:rPr>
          <w:rFonts w:cstheme="minorHAnsi"/>
        </w:rPr>
        <w:t>ecPoint-Rainfall</w:t>
      </w:r>
      <w:r w:rsidR="003E7286" w:rsidRPr="009C7A5B">
        <w:rPr>
          <w:rFonts w:cstheme="minorHAnsi"/>
        </w:rPr>
        <w:t>)</w:t>
      </w:r>
      <w:r w:rsidRPr="009C7A5B">
        <w:rPr>
          <w:rFonts w:cstheme="minorHAnsi"/>
        </w:rPr>
        <w:t xml:space="preserve"> within the forecaster community</w:t>
      </w:r>
      <w:r w:rsidR="00600FBB" w:rsidRPr="009C7A5B">
        <w:rPr>
          <w:rFonts w:cstheme="minorHAnsi"/>
        </w:rPr>
        <w:t>,</w:t>
      </w:r>
      <w:r w:rsidR="007C5BCB" w:rsidRPr="009C7A5B">
        <w:rPr>
          <w:rFonts w:cstheme="minorHAnsi"/>
        </w:rPr>
        <w:t xml:space="preserve"> </w:t>
      </w:r>
      <w:r w:rsidR="00600FBB" w:rsidRPr="009C7A5B">
        <w:rPr>
          <w:rFonts w:cstheme="minorHAnsi"/>
        </w:rPr>
        <w:t xml:space="preserve">training </w:t>
      </w:r>
      <w:r w:rsidRPr="009C7A5B">
        <w:rPr>
          <w:rFonts w:cstheme="minorHAnsi"/>
        </w:rPr>
        <w:t>guidelines on</w:t>
      </w:r>
      <w:r w:rsidR="00600FBB" w:rsidRPr="009C7A5B">
        <w:rPr>
          <w:rFonts w:cstheme="minorHAnsi"/>
        </w:rPr>
        <w:t xml:space="preserve"> </w:t>
      </w:r>
      <w:r w:rsidR="00B17743" w:rsidRPr="009C7A5B">
        <w:rPr>
          <w:rFonts w:cstheme="minorHAnsi"/>
        </w:rPr>
        <w:t>the product’s</w:t>
      </w:r>
      <w:r w:rsidR="00013A52" w:rsidRPr="009C7A5B">
        <w:rPr>
          <w:rFonts w:cstheme="minorHAnsi"/>
        </w:rPr>
        <w:t xml:space="preserve"> strengths</w:t>
      </w:r>
      <w:r w:rsidRPr="009C7A5B">
        <w:rPr>
          <w:rFonts w:cstheme="minorHAnsi"/>
        </w:rPr>
        <w:t>/</w:t>
      </w:r>
      <w:r w:rsidR="00013A52" w:rsidRPr="009C7A5B">
        <w:rPr>
          <w:rFonts w:cstheme="minorHAnsi"/>
        </w:rPr>
        <w:t>weaknesses</w:t>
      </w:r>
      <w:r w:rsidR="00600FBB" w:rsidRPr="009C7A5B">
        <w:rPr>
          <w:rFonts w:cstheme="minorHAnsi"/>
        </w:rPr>
        <w:t xml:space="preserve"> and </w:t>
      </w:r>
      <w:r w:rsidR="00013A52" w:rsidRPr="009C7A5B">
        <w:rPr>
          <w:rFonts w:cstheme="minorHAnsi"/>
        </w:rPr>
        <w:t>how to use</w:t>
      </w:r>
      <w:r w:rsidR="00600FBB" w:rsidRPr="009C7A5B">
        <w:rPr>
          <w:rFonts w:cstheme="minorHAnsi"/>
        </w:rPr>
        <w:t xml:space="preserve"> </w:t>
      </w:r>
      <w:r w:rsidR="002B2E2C" w:rsidRPr="009C7A5B">
        <w:rPr>
          <w:rFonts w:cstheme="minorHAnsi"/>
        </w:rPr>
        <w:t>them</w:t>
      </w:r>
      <w:r w:rsidRPr="009C7A5B">
        <w:rPr>
          <w:rFonts w:cstheme="minorHAnsi"/>
        </w:rPr>
        <w:t xml:space="preserve"> </w:t>
      </w:r>
      <w:r w:rsidR="00600FBB" w:rsidRPr="009C7A5B">
        <w:rPr>
          <w:rFonts w:cstheme="minorHAnsi"/>
        </w:rPr>
        <w:t>were published at the early stages of development</w:t>
      </w:r>
      <w:r w:rsidRPr="009C7A5B">
        <w:rPr>
          <w:rFonts w:cstheme="minorHAnsi"/>
        </w:rPr>
        <w:t xml:space="preserve"> in the ECMWF Newsletter</w:t>
      </w:r>
      <w:r w:rsidR="00013A52" w:rsidRPr="009C7A5B">
        <w:rPr>
          <w:rFonts w:cstheme="minorHAnsi"/>
        </w:rPr>
        <w:t xml:space="preserve"> </w:t>
      </w:r>
      <w:r w:rsidR="00013A52" w:rsidRPr="009C7A5B">
        <w:rPr>
          <w:rFonts w:cstheme="minorHAnsi"/>
        </w:rPr>
        <w:fldChar w:fldCharType="begin" w:fldLock="1"/>
      </w:r>
      <w:r w:rsidR="00013A52"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(Pillosu &amp; Hewson, 2017)</w:t>
      </w:r>
      <w:r w:rsidR="00013A52" w:rsidRPr="009C7A5B">
        <w:rPr>
          <w:rFonts w:cstheme="minorHAnsi"/>
        </w:rPr>
        <w:fldChar w:fldCharType="end"/>
      </w:r>
      <w:r w:rsidR="00013A52" w:rsidRPr="009C7A5B">
        <w:rPr>
          <w:rFonts w:cstheme="minorHAnsi"/>
        </w:rPr>
        <w:t xml:space="preserve"> and </w:t>
      </w:r>
      <w:r w:rsidR="00632663" w:rsidRPr="009C7A5B">
        <w:rPr>
          <w:rFonts w:cstheme="minorHAnsi"/>
        </w:rPr>
        <w:t xml:space="preserve">when the product </w:t>
      </w:r>
      <w:r w:rsidR="00BD1D51" w:rsidRPr="009C7A5B">
        <w:rPr>
          <w:rFonts w:cstheme="minorHAnsi"/>
        </w:rPr>
        <w:t xml:space="preserve">was released operationally in April 2019 </w:t>
      </w:r>
      <w:r w:rsidRPr="009C7A5B">
        <w:rPr>
          <w:rFonts w:cstheme="minorHAnsi"/>
        </w:rPr>
        <w:t xml:space="preserve">in the ECMWF Forecast User Guide </w:t>
      </w:r>
      <w:r w:rsidR="00013A52" w:rsidRPr="009C7A5B">
        <w:rPr>
          <w:rFonts w:cstheme="minorHAnsi"/>
        </w:rPr>
        <w:fldChar w:fldCharType="begin" w:fldLock="1"/>
      </w:r>
      <w:r w:rsidR="00013A52" w:rsidRPr="009C7A5B">
        <w:rPr>
          <w:rFonts w:cstheme="minorHAnsi"/>
        </w:rPr>
        <w:instrText>ADDIN CSL_CITATION {"citationItems":[{"id":"ITEM-1","itemData":{"DOI":"10.21957/m1cs7h","author":[{"dropping-particle":"","family":"Owens","given":"R.G.","non-dropping-particle":"","parse-names":false,"suffix":""},{"dropping-particle":"","family":"Hewson","given":"T.","non-dropping-particle":"","parse-names":false,"suffix":""}],"id":"ITEM-1","issued":{"date-parts":[["2018"]]},"title":"ECMWF Forecast User Guide","type":"report"},"uris":["http://www.mendeley.com/documents/?uuid=da296a8d-f048-43a9-911d-e6f040ddcb4c"]}],"mendeley":{"formattedCitation":"(Owens &amp; Hewson, 2018)","plainTextFormattedCitation":"(Owens &amp; Hewson, 2018)","previouslyFormattedCitation":"(Owens &amp; Hewson, 2018)"},"properties":{"noteIndex":0},"schema":"https://github.com/citation-style-language/schema/raw/master/csl-citation.json"}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(Owens &amp; Hewson, 2018)</w:t>
      </w:r>
      <w:r w:rsidR="00013A52" w:rsidRPr="009C7A5B">
        <w:rPr>
          <w:rFonts w:cstheme="minorHAnsi"/>
        </w:rPr>
        <w:fldChar w:fldCharType="end"/>
      </w:r>
      <w:r w:rsidR="00013A52" w:rsidRPr="009C7A5B">
        <w:rPr>
          <w:rFonts w:cstheme="minorHAnsi"/>
        </w:rPr>
        <w:t>.</w:t>
      </w:r>
      <w:r w:rsidR="00933BCF" w:rsidRPr="009C7A5B">
        <w:rPr>
          <w:rFonts w:cstheme="minorHAnsi"/>
        </w:rPr>
        <w:t xml:space="preserve"> </w:t>
      </w:r>
      <w:r w:rsidR="001D6ECB" w:rsidRPr="009C7A5B">
        <w:rPr>
          <w:rFonts w:cstheme="minorHAnsi"/>
        </w:rPr>
        <w:t xml:space="preserve">The severe flooding experienced by Peru in 2017 provided the first opportunity for ecPoint </w:t>
      </w:r>
      <w:r w:rsidR="005D1199" w:rsidRPr="009C7A5B">
        <w:rPr>
          <w:rFonts w:cstheme="minorHAnsi"/>
        </w:rPr>
        <w:t>developers</w:t>
      </w:r>
      <w:r w:rsidR="001D6ECB" w:rsidRPr="009C7A5B">
        <w:rPr>
          <w:rFonts w:cstheme="minorHAnsi"/>
        </w:rPr>
        <w:t xml:space="preserve"> to hear about strengths and weaknesses of ecPoint-Rainfall forecasts for a specific region</w:t>
      </w:r>
      <w:r w:rsidR="00C00FF6" w:rsidRPr="009C7A5B">
        <w:rPr>
          <w:rFonts w:cstheme="minorHAnsi"/>
        </w:rPr>
        <w:t xml:space="preserve"> </w:t>
      </w:r>
      <w:r w:rsidR="001D6ECB" w:rsidRPr="009C7A5B">
        <w:rPr>
          <w:rFonts w:cstheme="minorHAnsi"/>
        </w:rPr>
        <w:t xml:space="preserve">and from local </w:t>
      </w:r>
      <w:r w:rsidR="00F33726">
        <w:rPr>
          <w:rFonts w:cstheme="minorHAnsi"/>
        </w:rPr>
        <w:t>developers</w:t>
      </w:r>
      <w:r w:rsidR="00057849" w:rsidRPr="009C7A5B">
        <w:rPr>
          <w:rFonts w:cstheme="minorHAnsi"/>
        </w:rPr>
        <w:t xml:space="preserve">, </w:t>
      </w:r>
      <w:r w:rsidR="004D7D2D" w:rsidRPr="009C7A5B">
        <w:rPr>
          <w:rFonts w:cstheme="minorHAnsi"/>
        </w:rPr>
        <w:t>e.g. forecaster</w:t>
      </w:r>
      <w:r w:rsidR="00933131" w:rsidRPr="009C7A5B">
        <w:rPr>
          <w:rFonts w:cstheme="minorHAnsi"/>
        </w:rPr>
        <w:t>s from the Peruvian national hydro-meteorological service SENAM</w:t>
      </w:r>
      <w:r w:rsidR="00676391" w:rsidRPr="009C7A5B">
        <w:rPr>
          <w:rFonts w:cstheme="minorHAnsi"/>
        </w:rPr>
        <w:t>H</w:t>
      </w:r>
      <w:r w:rsidR="00933131" w:rsidRPr="009C7A5B">
        <w:rPr>
          <w:rFonts w:cstheme="minorHAnsi"/>
        </w:rPr>
        <w:t>I</w:t>
      </w:r>
      <w:r w:rsidR="00057849" w:rsidRPr="009C7A5B">
        <w:rPr>
          <w:rFonts w:cstheme="minorHAnsi"/>
        </w:rPr>
        <w:t xml:space="preserve"> </w:t>
      </w:r>
      <w:r w:rsidR="00057849" w:rsidRPr="009C7A5B">
        <w:rPr>
          <w:rFonts w:cstheme="minorHAnsi"/>
        </w:rPr>
        <w:fldChar w:fldCharType="begin" w:fldLock="1"/>
      </w:r>
      <w:r w:rsidR="00057849"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057849" w:rsidRPr="009C7A5B">
        <w:rPr>
          <w:rFonts w:cstheme="minorHAnsi"/>
        </w:rPr>
        <w:fldChar w:fldCharType="separate"/>
      </w:r>
      <w:r w:rsidR="00057849" w:rsidRPr="009C7A5B">
        <w:rPr>
          <w:rFonts w:cstheme="minorHAnsi"/>
          <w:noProof/>
        </w:rPr>
        <w:t xml:space="preserve">(Pillosu </w:t>
      </w:r>
      <w:r w:rsidR="00057849" w:rsidRPr="009C7A5B">
        <w:rPr>
          <w:rFonts w:cstheme="minorHAnsi"/>
          <w:i/>
          <w:noProof/>
        </w:rPr>
        <w:t>et al.</w:t>
      </w:r>
      <w:r w:rsidR="00057849" w:rsidRPr="009C7A5B">
        <w:rPr>
          <w:rFonts w:cstheme="minorHAnsi"/>
          <w:noProof/>
        </w:rPr>
        <w:t>, 2017)</w:t>
      </w:r>
      <w:r w:rsidR="00057849" w:rsidRPr="009C7A5B">
        <w:rPr>
          <w:rFonts w:cstheme="minorHAnsi"/>
        </w:rPr>
        <w:fldChar w:fldCharType="end"/>
      </w:r>
      <w:r w:rsidR="00057849" w:rsidRPr="009C7A5B">
        <w:rPr>
          <w:rFonts w:cstheme="minorHAnsi"/>
        </w:rPr>
        <w:t>.</w:t>
      </w:r>
      <w:r w:rsidR="007B6A36" w:rsidRPr="009C7A5B">
        <w:rPr>
          <w:rFonts w:cstheme="minorHAnsi"/>
        </w:rPr>
        <w:t xml:space="preserve"> ecPoint </w:t>
      </w:r>
      <w:r w:rsidR="00B90952" w:rsidRPr="009C7A5B">
        <w:rPr>
          <w:rFonts w:cstheme="minorHAnsi"/>
        </w:rPr>
        <w:t>developers</w:t>
      </w:r>
      <w:r w:rsidR="007B6A36" w:rsidRPr="009C7A5B">
        <w:rPr>
          <w:rFonts w:cstheme="minorHAnsi"/>
        </w:rPr>
        <w:t xml:space="preserve"> were interested </w:t>
      </w:r>
      <w:r w:rsidR="00C00FF6" w:rsidRPr="009C7A5B">
        <w:rPr>
          <w:rFonts w:cstheme="minorHAnsi"/>
        </w:rPr>
        <w:t>to know</w:t>
      </w:r>
      <w:r w:rsidR="000853B9" w:rsidRPr="009C7A5B">
        <w:rPr>
          <w:rFonts w:cstheme="minorHAnsi"/>
        </w:rPr>
        <w:t xml:space="preserve"> whether </w:t>
      </w:r>
      <w:r w:rsidR="00676391" w:rsidRPr="009C7A5B">
        <w:rPr>
          <w:rFonts w:cstheme="minorHAnsi"/>
        </w:rPr>
        <w:t xml:space="preserve">SENAMHI </w:t>
      </w:r>
      <w:r w:rsidR="000853B9" w:rsidRPr="009C7A5B">
        <w:rPr>
          <w:rFonts w:cstheme="minorHAnsi"/>
        </w:rPr>
        <w:t xml:space="preserve">forecasters would have perceived </w:t>
      </w:r>
      <w:r w:rsidR="008426C2" w:rsidRPr="009C7A5B">
        <w:rPr>
          <w:rFonts w:cstheme="minorHAnsi"/>
        </w:rPr>
        <w:t>ecPoint-Rainfall forecasts useful if they had used the new product in the creation of forecasts/warnings for the flash flood event</w:t>
      </w:r>
      <w:r w:rsidR="00BD0E2E" w:rsidRPr="009C7A5B">
        <w:rPr>
          <w:rFonts w:cstheme="minorHAnsi"/>
        </w:rPr>
        <w:t>s</w:t>
      </w:r>
      <w:r w:rsidR="008426C2" w:rsidRPr="009C7A5B">
        <w:rPr>
          <w:rFonts w:cstheme="minorHAnsi"/>
        </w:rPr>
        <w:t>.</w:t>
      </w:r>
      <w:r w:rsidR="007B6A36" w:rsidRPr="009C7A5B">
        <w:rPr>
          <w:rFonts w:cstheme="minorHAnsi"/>
        </w:rPr>
        <w:t xml:space="preserve"> F</w:t>
      </w:r>
      <w:r w:rsidR="00EF6E3E" w:rsidRPr="009C7A5B">
        <w:rPr>
          <w:rFonts w:cstheme="minorHAnsi"/>
        </w:rPr>
        <w:t>or</w:t>
      </w:r>
      <w:r w:rsidR="007B6A36" w:rsidRPr="009C7A5B">
        <w:rPr>
          <w:rFonts w:cstheme="minorHAnsi"/>
        </w:rPr>
        <w:t xml:space="preserve"> a forecaster, a new </w:t>
      </w:r>
      <w:r w:rsidR="00BE02C7" w:rsidRPr="009C7A5B">
        <w:rPr>
          <w:rFonts w:cstheme="minorHAnsi"/>
        </w:rPr>
        <w:t xml:space="preserve">rainfall </w:t>
      </w:r>
      <w:r w:rsidR="007B6A36" w:rsidRPr="009C7A5B">
        <w:rPr>
          <w:rFonts w:cstheme="minorHAnsi"/>
        </w:rPr>
        <w:t>product</w:t>
      </w:r>
      <w:r w:rsidR="00BE02C7" w:rsidRPr="009C7A5B">
        <w:rPr>
          <w:rFonts w:cstheme="minorHAnsi"/>
        </w:rPr>
        <w:t xml:space="preserve"> is</w:t>
      </w:r>
      <w:r w:rsidR="007B6A36" w:rsidRPr="009C7A5B">
        <w:rPr>
          <w:rFonts w:cstheme="minorHAnsi"/>
        </w:rPr>
        <w:t xml:space="preserve"> perceived </w:t>
      </w:r>
      <w:r w:rsidR="006C7110" w:rsidRPr="009C7A5B">
        <w:rPr>
          <w:rFonts w:cstheme="minorHAnsi"/>
        </w:rPr>
        <w:t xml:space="preserve">as </w:t>
      </w:r>
      <w:r w:rsidR="007B6A36" w:rsidRPr="009C7A5B">
        <w:rPr>
          <w:rFonts w:cstheme="minorHAnsi"/>
        </w:rPr>
        <w:t>more “useful”</w:t>
      </w:r>
      <w:r w:rsidR="00BE02C7" w:rsidRPr="009C7A5B">
        <w:rPr>
          <w:rFonts w:cstheme="minorHAnsi"/>
        </w:rPr>
        <w:t xml:space="preserve"> than others if </w:t>
      </w:r>
      <w:r w:rsidR="007B6A36" w:rsidRPr="009C7A5B">
        <w:rPr>
          <w:rFonts w:cstheme="minorHAnsi"/>
        </w:rPr>
        <w:t xml:space="preserve">it </w:t>
      </w:r>
      <w:r w:rsidR="00BE02C7" w:rsidRPr="009C7A5B">
        <w:rPr>
          <w:rFonts w:cstheme="minorHAnsi"/>
        </w:rPr>
        <w:t xml:space="preserve">can </w:t>
      </w:r>
      <w:r w:rsidR="007B6A36" w:rsidRPr="009C7A5B">
        <w:rPr>
          <w:rFonts w:cstheme="minorHAnsi"/>
        </w:rPr>
        <w:t>provide better pointer</w:t>
      </w:r>
      <w:r w:rsidR="00DC4A2F" w:rsidRPr="009C7A5B">
        <w:rPr>
          <w:rFonts w:cstheme="minorHAnsi"/>
        </w:rPr>
        <w:t xml:space="preserve">s regarding the </w:t>
      </w:r>
      <w:r w:rsidR="007B6A36" w:rsidRPr="009C7A5B">
        <w:rPr>
          <w:rFonts w:cstheme="minorHAnsi"/>
        </w:rPr>
        <w:t>location, time, and intensity of the rainfall event</w:t>
      </w:r>
      <w:r w:rsidR="00DC4A2F" w:rsidRPr="009C7A5B">
        <w:rPr>
          <w:rFonts w:cstheme="minorHAnsi"/>
        </w:rPr>
        <w:t>, ideally</w:t>
      </w:r>
      <w:r w:rsidR="009E3A4A" w:rsidRPr="009C7A5B">
        <w:rPr>
          <w:rFonts w:cstheme="minorHAnsi"/>
        </w:rPr>
        <w:t xml:space="preserve"> with longer lead times</w:t>
      </w:r>
      <w:r w:rsidR="006C7110" w:rsidRPr="009C7A5B">
        <w:rPr>
          <w:rFonts w:cstheme="minorHAnsi"/>
        </w:rPr>
        <w:t xml:space="preserve"> </w:t>
      </w:r>
      <w:r w:rsidR="006C7110" w:rsidRPr="009C7A5B">
        <w:rPr>
          <w:rFonts w:cstheme="minorHAnsi"/>
        </w:rPr>
        <w:fldChar w:fldCharType="begin" w:fldLock="1"/>
      </w:r>
      <w:r w:rsidR="00EF6E3E"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6C7110" w:rsidRPr="009C7A5B">
        <w:rPr>
          <w:rFonts w:cstheme="minorHAnsi"/>
        </w:rPr>
        <w:fldChar w:fldCharType="separate"/>
      </w:r>
      <w:r w:rsidR="006C7110" w:rsidRPr="009C7A5B">
        <w:rPr>
          <w:rFonts w:cstheme="minorHAnsi"/>
          <w:noProof/>
        </w:rPr>
        <w:t>(Nielsen &amp; Schumacher, 2016)</w:t>
      </w:r>
      <w:r w:rsidR="006C7110" w:rsidRPr="009C7A5B">
        <w:rPr>
          <w:rFonts w:cstheme="minorHAnsi"/>
        </w:rPr>
        <w:fldChar w:fldCharType="end"/>
      </w:r>
      <w:r w:rsidR="007B6A36" w:rsidRPr="009C7A5B">
        <w:rPr>
          <w:rFonts w:cstheme="minorHAnsi"/>
        </w:rPr>
        <w:t>.</w:t>
      </w:r>
      <w:r w:rsidR="006C7110" w:rsidRPr="009C7A5B">
        <w:rPr>
          <w:rFonts w:cstheme="minorHAnsi"/>
        </w:rPr>
        <w:t xml:space="preserve"> </w:t>
      </w:r>
      <w:r w:rsidR="00676391" w:rsidRPr="009C7A5B">
        <w:rPr>
          <w:rFonts w:cstheme="minorHAnsi"/>
        </w:rPr>
        <w:t xml:space="preserve">SENAMHI </w:t>
      </w:r>
      <w:r w:rsidR="00822733" w:rsidRPr="009C7A5B">
        <w:rPr>
          <w:rFonts w:cstheme="minorHAnsi"/>
        </w:rPr>
        <w:t xml:space="preserve">did not perceive </w:t>
      </w:r>
      <w:r w:rsidR="007B6A36" w:rsidRPr="009C7A5B">
        <w:rPr>
          <w:rFonts w:cstheme="minorHAnsi"/>
        </w:rPr>
        <w:t>ecPoint-Rainfall fo</w:t>
      </w:r>
      <w:r w:rsidR="00822733" w:rsidRPr="009C7A5B">
        <w:rPr>
          <w:rFonts w:cstheme="minorHAnsi"/>
        </w:rPr>
        <w:t>recasts</w:t>
      </w:r>
      <w:r w:rsidR="007B6A36" w:rsidRPr="009C7A5B">
        <w:rPr>
          <w:rFonts w:cstheme="minorHAnsi"/>
        </w:rPr>
        <w:t xml:space="preserve"> as more useful, </w:t>
      </w:r>
      <w:r w:rsidR="007F621F" w:rsidRPr="009C7A5B">
        <w:rPr>
          <w:rFonts w:cstheme="minorHAnsi"/>
        </w:rPr>
        <w:t>in spite of developers’</w:t>
      </w:r>
      <w:r w:rsidR="007B6A36" w:rsidRPr="009C7A5B">
        <w:rPr>
          <w:rFonts w:cstheme="minorHAnsi"/>
        </w:rPr>
        <w:t xml:space="preserve"> analysis </w:t>
      </w:r>
      <w:r w:rsidR="002D63F7" w:rsidRPr="009C7A5B">
        <w:rPr>
          <w:rFonts w:cstheme="minorHAnsi"/>
        </w:rPr>
        <w:t>ha</w:t>
      </w:r>
      <w:r w:rsidR="007F621F" w:rsidRPr="009C7A5B">
        <w:rPr>
          <w:rFonts w:cstheme="minorHAnsi"/>
        </w:rPr>
        <w:t xml:space="preserve">ving </w:t>
      </w:r>
      <w:r w:rsidR="00CC7F28" w:rsidRPr="009C7A5B">
        <w:rPr>
          <w:rFonts w:cstheme="minorHAnsi"/>
        </w:rPr>
        <w:t>demonstrated</w:t>
      </w:r>
      <w:r w:rsidR="0073056B" w:rsidRPr="009C7A5B">
        <w:rPr>
          <w:rFonts w:cstheme="minorHAnsi"/>
        </w:rPr>
        <w:t xml:space="preserve"> that</w:t>
      </w:r>
      <w:r w:rsidR="002D63F7" w:rsidRPr="009C7A5B">
        <w:rPr>
          <w:rFonts w:cstheme="minorHAnsi"/>
        </w:rPr>
        <w:t xml:space="preserve"> </w:t>
      </w:r>
      <w:r w:rsidR="007B6A36" w:rsidRPr="009C7A5B">
        <w:rPr>
          <w:rFonts w:cstheme="minorHAnsi"/>
        </w:rPr>
        <w:t>ecPoint-Rainfall</w:t>
      </w:r>
      <w:r w:rsidR="0073056B" w:rsidRPr="009C7A5B">
        <w:rPr>
          <w:rFonts w:cstheme="minorHAnsi"/>
        </w:rPr>
        <w:t xml:space="preserve"> was more</w:t>
      </w:r>
      <w:r w:rsidR="007B6A36" w:rsidRPr="009C7A5B">
        <w:rPr>
          <w:rFonts w:cstheme="minorHAnsi"/>
        </w:rPr>
        <w:t xml:space="preserve"> </w:t>
      </w:r>
      <w:r w:rsidR="00F03D5A" w:rsidRPr="009C7A5B">
        <w:rPr>
          <w:rFonts w:cstheme="minorHAnsi"/>
        </w:rPr>
        <w:t>skilful</w:t>
      </w:r>
      <w:r w:rsidR="007B6A36" w:rsidRPr="009C7A5B">
        <w:rPr>
          <w:rFonts w:cstheme="minorHAnsi"/>
        </w:rPr>
        <w:t xml:space="preserve"> than raw ECMWF </w:t>
      </w:r>
      <w:r w:rsidR="00712913" w:rsidRPr="009C7A5B">
        <w:rPr>
          <w:rFonts w:cstheme="minorHAnsi"/>
        </w:rPr>
        <w:t>ensemble (</w:t>
      </w:r>
      <w:r w:rsidR="007B6A36" w:rsidRPr="009C7A5B">
        <w:rPr>
          <w:rFonts w:cstheme="minorHAnsi"/>
        </w:rPr>
        <w:t>ENS</w:t>
      </w:r>
      <w:r w:rsidR="00712913" w:rsidRPr="009C7A5B">
        <w:rPr>
          <w:rFonts w:cstheme="minorHAnsi"/>
        </w:rPr>
        <w:t>)</w:t>
      </w:r>
      <w:r w:rsidR="007B6A36" w:rsidRPr="009C7A5B">
        <w:rPr>
          <w:rFonts w:cstheme="minorHAnsi"/>
        </w:rPr>
        <w:t xml:space="preserve"> in detecting </w:t>
      </w:r>
      <w:r w:rsidR="007E52B6" w:rsidRPr="009C7A5B">
        <w:rPr>
          <w:rFonts w:cstheme="minorHAnsi"/>
        </w:rPr>
        <w:t xml:space="preserve">the </w:t>
      </w:r>
      <w:r w:rsidR="007B6A36" w:rsidRPr="009C7A5B">
        <w:rPr>
          <w:rFonts w:cstheme="minorHAnsi"/>
        </w:rPr>
        <w:t xml:space="preserve">extreme </w:t>
      </w:r>
      <w:r w:rsidR="00871E7C" w:rsidRPr="009C7A5B">
        <w:rPr>
          <w:rFonts w:cstheme="minorHAnsi"/>
        </w:rPr>
        <w:t>localized</w:t>
      </w:r>
      <w:r w:rsidR="007B6A36" w:rsidRPr="009C7A5B">
        <w:rPr>
          <w:rFonts w:cstheme="minorHAnsi"/>
        </w:rPr>
        <w:t xml:space="preserve"> rainfall </w:t>
      </w:r>
      <w:r w:rsidR="007E52B6" w:rsidRPr="009C7A5B">
        <w:rPr>
          <w:rFonts w:cstheme="minorHAnsi"/>
        </w:rPr>
        <w:t>during</w:t>
      </w:r>
      <w:r w:rsidR="007B6A36" w:rsidRPr="009C7A5B">
        <w:rPr>
          <w:rFonts w:cstheme="minorHAnsi"/>
        </w:rPr>
        <w:t xml:space="preserve"> th</w:t>
      </w:r>
      <w:r w:rsidR="00941409" w:rsidRPr="009C7A5B">
        <w:rPr>
          <w:rFonts w:cstheme="minorHAnsi"/>
        </w:rPr>
        <w:t>e floods</w:t>
      </w:r>
      <w:r w:rsidR="007B6A36" w:rsidRPr="009C7A5B">
        <w:rPr>
          <w:rFonts w:cstheme="minorHAnsi"/>
        </w:rPr>
        <w:t xml:space="preserve"> </w:t>
      </w:r>
      <w:r w:rsidR="007B6A36" w:rsidRPr="009C7A5B">
        <w:rPr>
          <w:rFonts w:cstheme="minorHAnsi"/>
        </w:rPr>
        <w:fldChar w:fldCharType="begin" w:fldLock="1"/>
      </w:r>
      <w:r w:rsidR="00EF6E3E"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7B6A36" w:rsidRPr="009C7A5B">
        <w:rPr>
          <w:rFonts w:cstheme="minorHAnsi"/>
        </w:rPr>
        <w:fldChar w:fldCharType="separate"/>
      </w:r>
      <w:r w:rsidR="006C7110" w:rsidRPr="009C7A5B">
        <w:rPr>
          <w:rFonts w:cstheme="minorHAnsi"/>
          <w:noProof/>
        </w:rPr>
        <w:t xml:space="preserve">(Pillosu </w:t>
      </w:r>
      <w:r w:rsidR="006C7110" w:rsidRPr="009C7A5B">
        <w:rPr>
          <w:rFonts w:cstheme="minorHAnsi"/>
          <w:i/>
          <w:noProof/>
        </w:rPr>
        <w:t>et al.</w:t>
      </w:r>
      <w:r w:rsidR="006C7110" w:rsidRPr="009C7A5B">
        <w:rPr>
          <w:rFonts w:cstheme="minorHAnsi"/>
          <w:noProof/>
        </w:rPr>
        <w:t>, 2017)</w:t>
      </w:r>
      <w:r w:rsidR="007B6A36" w:rsidRPr="009C7A5B">
        <w:rPr>
          <w:rFonts w:cstheme="minorHAnsi"/>
        </w:rPr>
        <w:fldChar w:fldCharType="end"/>
      </w:r>
      <w:r w:rsidR="007B6A36" w:rsidRPr="009C7A5B">
        <w:rPr>
          <w:rFonts w:cstheme="minorHAnsi"/>
        </w:rPr>
        <w:t xml:space="preserve"> and</w:t>
      </w:r>
      <w:r w:rsidR="00822733" w:rsidRPr="009C7A5B">
        <w:rPr>
          <w:rFonts w:cstheme="minorHAnsi"/>
        </w:rPr>
        <w:t xml:space="preserve"> globally</w:t>
      </w:r>
      <w:r w:rsidR="007B6A36" w:rsidRPr="009C7A5B">
        <w:rPr>
          <w:rFonts w:cstheme="minorHAnsi"/>
        </w:rPr>
        <w:t xml:space="preserve"> </w:t>
      </w:r>
      <w:r w:rsidR="007B6A36" w:rsidRPr="009C7A5B">
        <w:rPr>
          <w:rFonts w:cstheme="minorHAnsi"/>
        </w:rPr>
        <w:fldChar w:fldCharType="begin" w:fldLock="1"/>
      </w:r>
      <w:r w:rsidR="004307B3"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7B6A36" w:rsidRPr="009C7A5B">
        <w:rPr>
          <w:rFonts w:cstheme="minorHAnsi"/>
        </w:rPr>
        <w:fldChar w:fldCharType="separate"/>
      </w:r>
      <w:r w:rsidR="00792222" w:rsidRPr="009C7A5B">
        <w:rPr>
          <w:rFonts w:cstheme="minorHAnsi"/>
          <w:noProof/>
        </w:rPr>
        <w:t>(Pillosu &amp; Hewson, 2017)</w:t>
      </w:r>
      <w:r w:rsidR="007B6A36" w:rsidRPr="009C7A5B">
        <w:rPr>
          <w:rFonts w:cstheme="minorHAnsi"/>
        </w:rPr>
        <w:fldChar w:fldCharType="end"/>
      </w:r>
      <w:r w:rsidR="007B6A36" w:rsidRPr="009C7A5B">
        <w:rPr>
          <w:rFonts w:cstheme="minorHAnsi"/>
        </w:rPr>
        <w:t xml:space="preserve">. Subsequent discussions with </w:t>
      </w:r>
      <w:r w:rsidR="00676391" w:rsidRPr="009C7A5B">
        <w:rPr>
          <w:rFonts w:cstheme="minorHAnsi"/>
        </w:rPr>
        <w:t xml:space="preserve">SENAMHI </w:t>
      </w:r>
      <w:r w:rsidR="007B6A36" w:rsidRPr="009C7A5B">
        <w:rPr>
          <w:rFonts w:cstheme="minorHAnsi"/>
        </w:rPr>
        <w:t xml:space="preserve">forecasters showed that guidelines </w:t>
      </w:r>
      <w:r w:rsidR="00171B95">
        <w:rPr>
          <w:rFonts w:cstheme="minorHAnsi"/>
        </w:rPr>
        <w:t xml:space="preserve">provided </w:t>
      </w:r>
      <w:r w:rsidR="0010521C" w:rsidRPr="009C7A5B">
        <w:rPr>
          <w:rFonts w:cstheme="minorHAnsi"/>
        </w:rPr>
        <w:t>did</w:t>
      </w:r>
      <w:r w:rsidR="007B6A36" w:rsidRPr="009C7A5B">
        <w:rPr>
          <w:rFonts w:cstheme="minorHAnsi"/>
        </w:rPr>
        <w:t xml:space="preserve"> not help forecasters to exploit the new forecasts, and their usefulness was consequently underrate</w:t>
      </w:r>
      <w:r w:rsidR="005D1199" w:rsidRPr="009C7A5B">
        <w:rPr>
          <w:rFonts w:cstheme="minorHAnsi"/>
        </w:rPr>
        <w:t>d.</w:t>
      </w:r>
      <w:r w:rsidR="00FC7E44" w:rsidRPr="009C7A5B">
        <w:rPr>
          <w:rFonts w:cstheme="minorHAnsi"/>
        </w:rPr>
        <w:t xml:space="preserve"> Was this outcome related to forecasters’ previous experience with probabilistic forecasts?</w:t>
      </w:r>
      <w:r w:rsidR="00712913" w:rsidRPr="009C7A5B">
        <w:rPr>
          <w:rFonts w:cstheme="minorHAnsi"/>
        </w:rPr>
        <w:t xml:space="preserve"> </w:t>
      </w:r>
      <w:r w:rsidR="00A17907" w:rsidRPr="009C7A5B">
        <w:rPr>
          <w:rFonts w:cstheme="minorHAnsi"/>
        </w:rPr>
        <w:t>Or was it related to the fact that even within a classical framework of probabilistic forecasts ecPoint introduces new layers of complexity that render interpretation particularly challenging?</w:t>
      </w:r>
      <w:r w:rsidR="00A17907" w:rsidRPr="009C7A5B">
        <w:rPr>
          <w:rFonts w:cstheme="minorHAnsi"/>
          <w:sz w:val="24"/>
          <w:szCs w:val="24"/>
          <w:lang w:eastAsia="en-GB"/>
        </w:rPr>
        <w:t xml:space="preserve"> </w:t>
      </w:r>
    </w:p>
    <w:p w14:paraId="71C002F0" w14:textId="52D355BF" w:rsidR="003848C7" w:rsidRPr="000F50A7" w:rsidRDefault="008E3F25" w:rsidP="000F50A7">
      <w:pPr>
        <w:rPr>
          <w:rFonts w:cstheme="minorHAnsi"/>
          <w:color w:val="FF0000"/>
        </w:rPr>
      </w:pPr>
      <w:r w:rsidRPr="009C7A5B">
        <w:rPr>
          <w:rFonts w:cstheme="minorHAnsi"/>
        </w:rPr>
        <w:t>This article discusses the outcomes of a pilot study carried out to identify weaknesses in ecPoint-Rainfall guidelines, and to establish directions to improve them. ecPoint-Rainfall is a global probabilistic product that could be used by forecasters around the world, who may or may not have experience with probabilistic forecasts. Therefore, guidelines must reflect this</w:t>
      </w:r>
      <w:r w:rsidR="00E569D1" w:rsidRPr="009C7A5B">
        <w:rPr>
          <w:rFonts w:cstheme="minorHAnsi"/>
        </w:rPr>
        <w:t>.</w:t>
      </w:r>
      <w:r w:rsidR="00EF7DDD">
        <w:rPr>
          <w:rFonts w:cstheme="minorHAnsi"/>
        </w:rPr>
        <w:t xml:space="preserve"> </w:t>
      </w:r>
      <w:r w:rsidR="000F50A7" w:rsidRPr="00EF7DDD">
        <w:rPr>
          <w:rFonts w:cstheme="minorHAnsi"/>
        </w:rPr>
        <w:t xml:space="preserve">The user base of ecPoint-Rainfall is wide-ranging. For example, forecasters </w:t>
      </w:r>
      <w:r w:rsidRPr="00EF7DDD">
        <w:rPr>
          <w:rFonts w:cstheme="minorHAnsi"/>
        </w:rPr>
        <w:t xml:space="preserve">who use convection-resolving NWP models to forecast extreme localized rainfall could be </w:t>
      </w:r>
      <w:r w:rsidR="000F50A7" w:rsidRPr="00EF7DDD">
        <w:rPr>
          <w:rFonts w:cstheme="minorHAnsi"/>
        </w:rPr>
        <w:t>one of the</w:t>
      </w:r>
      <w:r w:rsidRPr="00EF7DDD">
        <w:rPr>
          <w:rFonts w:cstheme="minorHAnsi"/>
        </w:rPr>
        <w:t xml:space="preserve"> main users of</w:t>
      </w:r>
      <w:r w:rsidR="000F50A7" w:rsidRPr="00EF7DDD">
        <w:rPr>
          <w:rFonts w:cstheme="minorHAnsi"/>
        </w:rPr>
        <w:t xml:space="preserve"> ecPoint-Rainfall,</w:t>
      </w:r>
      <w:r w:rsidRPr="00EF7DDD">
        <w:rPr>
          <w:rFonts w:cstheme="minorHAnsi"/>
        </w:rPr>
        <w:t xml:space="preserve"> </w:t>
      </w:r>
      <w:r w:rsidR="000F50A7" w:rsidRPr="00EF7DDD">
        <w:rPr>
          <w:rFonts w:cstheme="minorHAnsi"/>
        </w:rPr>
        <w:t xml:space="preserve">e.g. to complement that output by providing less jumpy forecasts at the short lead times covered by the km-scale runs (typically 1-3 days), or to extend lead times beyond the 2-3 day limit typical of convection-resolving models </w:t>
      </w:r>
      <w:r w:rsidR="000F50A7" w:rsidRPr="00EF7DDD">
        <w:rPr>
          <w:rFonts w:cstheme="minorHAnsi"/>
        </w:rPr>
        <w:fldChar w:fldCharType="begin" w:fldLock="1"/>
      </w:r>
      <w:r w:rsidR="000F50A7" w:rsidRPr="00EF7DDD">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0F50A7" w:rsidRPr="00EF7DDD">
        <w:rPr>
          <w:rFonts w:cstheme="minorHAnsi"/>
        </w:rPr>
        <w:fldChar w:fldCharType="separate"/>
      </w:r>
      <w:r w:rsidR="000F50A7" w:rsidRPr="00EF7DDD">
        <w:rPr>
          <w:rFonts w:cstheme="minorHAnsi"/>
          <w:noProof/>
        </w:rPr>
        <w:t>(Hewson &amp; Pillosu, 2021)</w:t>
      </w:r>
      <w:r w:rsidR="000F50A7" w:rsidRPr="00EF7DDD">
        <w:rPr>
          <w:rFonts w:cstheme="minorHAnsi"/>
        </w:rPr>
        <w:fldChar w:fldCharType="end"/>
      </w:r>
      <w:r w:rsidR="000F50A7" w:rsidRPr="00EF7DDD">
        <w:rPr>
          <w:rFonts w:cstheme="minorHAnsi"/>
        </w:rPr>
        <w:t>. Also, forecasters who do not have access to km-scale models for their region of interest could use the ecPoint-Rainfall output to produce forecasts for extreme localized rainfall events.</w:t>
      </w:r>
      <w:r w:rsidRPr="0008589F">
        <w:rPr>
          <w:rFonts w:cstheme="minorHAnsi"/>
          <w:color w:val="FF0000"/>
        </w:rPr>
        <w:t xml:space="preserve"> </w:t>
      </w:r>
      <w:r w:rsidRPr="009C7A5B">
        <w:rPr>
          <w:rFonts w:cstheme="minorHAnsi"/>
        </w:rPr>
        <w:t xml:space="preserve">The pilot study involved the collaboration between ecPoint developers and forecasters from the national hydro-meteorological services (NHMSs) of Hungary (Országos Meteorológiai Szolgálat, OMSZ) and Costa Rica </w:t>
      </w:r>
      <w:bookmarkStart w:id="3" w:name="_Hlk74131183"/>
      <w:r w:rsidRPr="009C7A5B">
        <w:rPr>
          <w:rFonts w:cstheme="minorHAnsi"/>
        </w:rPr>
        <w:t>(Instituto Meteorológico Nacional de Costa Rica, IMN)</w:t>
      </w:r>
      <w:bookmarkEnd w:id="3"/>
      <w:r w:rsidRPr="009C7A5B">
        <w:rPr>
          <w:rFonts w:cstheme="minorHAnsi"/>
        </w:rPr>
        <w:t xml:space="preserve">. These services were invited to participate to represent different levels of experience with probabilistic forecasts (OMSZ has been providing probabilistic forecasts since 1990s, whilst IMN uses primarily deterministic NWP models to this day). This can ensure that any conclusions on ecPoint-Rainfall use are linked to guideline quality and not to forecasters’ prior experience with probabilistic forecasts. A second consideration was the different climatological backgrounds of Hungary and Costa Rica (respectively tropical and extra-tropical), which of itself could also help </w:t>
      </w:r>
      <w:r w:rsidR="007252FF">
        <w:rPr>
          <w:rFonts w:cstheme="minorHAnsi"/>
        </w:rPr>
        <w:t>further</w:t>
      </w:r>
      <w:r w:rsidR="007252FF" w:rsidRPr="009C7A5B">
        <w:rPr>
          <w:rFonts w:cstheme="minorHAnsi"/>
        </w:rPr>
        <w:t xml:space="preserve"> </w:t>
      </w:r>
      <w:r w:rsidRPr="009C7A5B">
        <w:rPr>
          <w:rFonts w:cstheme="minorHAnsi"/>
        </w:rPr>
        <w:t>worldwide adoption</w:t>
      </w:r>
      <w:r w:rsidR="007532DC" w:rsidRPr="009C7A5B">
        <w:rPr>
          <w:rFonts w:cstheme="minorHAnsi"/>
        </w:rPr>
        <w:t>.</w:t>
      </w:r>
      <w:bookmarkEnd w:id="1"/>
      <w:bookmarkEnd w:id="2"/>
    </w:p>
    <w:p w14:paraId="5C7DEB8B" w14:textId="77777777" w:rsidR="003848C7" w:rsidRPr="009C7A5B" w:rsidRDefault="00D00A41" w:rsidP="00C1276F">
      <w:pPr>
        <w:pStyle w:val="Titolo1"/>
        <w:rPr>
          <w:rFonts w:cstheme="minorHAnsi"/>
        </w:rPr>
      </w:pPr>
      <w:r w:rsidRPr="009C7A5B">
        <w:rPr>
          <w:rFonts w:cstheme="minorHAnsi"/>
        </w:rPr>
        <w:t>Data</w:t>
      </w:r>
    </w:p>
    <w:p w14:paraId="5BB59341" w14:textId="5E1E3C7E" w:rsidR="003848C7" w:rsidRPr="009C7A5B" w:rsidRDefault="00C2724A" w:rsidP="003848C7">
      <w:pPr>
        <w:pStyle w:val="Titolo2"/>
        <w:rPr>
          <w:rFonts w:cstheme="minorHAnsi"/>
        </w:rPr>
      </w:pPr>
      <w:r w:rsidRPr="009C7A5B">
        <w:rPr>
          <w:rFonts w:cstheme="minorHAnsi"/>
        </w:rPr>
        <w:t xml:space="preserve">The </w:t>
      </w:r>
      <w:r w:rsidR="00D2030D" w:rsidRPr="009C7A5B">
        <w:rPr>
          <w:rFonts w:cstheme="minorHAnsi"/>
        </w:rPr>
        <w:t>ecPoint methodology</w:t>
      </w:r>
    </w:p>
    <w:p w14:paraId="1AF4AE0F" w14:textId="251DDEE3" w:rsidR="00E26D6F" w:rsidRPr="00D24D63" w:rsidRDefault="00F20023" w:rsidP="00D24D63">
      <w:pPr>
        <w:rPr>
          <w:rFonts w:cstheme="minorHAnsi"/>
          <w:b/>
          <w:bCs/>
          <w:noProof/>
        </w:rPr>
      </w:pPr>
      <w:r w:rsidRPr="009C7A5B">
        <w:rPr>
          <w:rFonts w:cstheme="minorHAnsi"/>
        </w:rPr>
        <w:t>ecPoint</w:t>
      </w:r>
      <w:r w:rsidR="006C591E" w:rsidRPr="009C7A5B">
        <w:rPr>
          <w:rFonts w:cstheme="minorHAnsi"/>
        </w:rPr>
        <w:t xml:space="preserve"> </w:t>
      </w:r>
      <w:r w:rsidR="006C591E" w:rsidRPr="009C7A5B">
        <w:rPr>
          <w:rFonts w:cstheme="minorHAnsi"/>
        </w:rPr>
        <w:fldChar w:fldCharType="begin" w:fldLock="1"/>
      </w:r>
      <w:r w:rsidR="006C591E"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8074DA" w:rsidRPr="009C7A5B">
        <w:rPr>
          <w:rFonts w:cstheme="minorHAnsi"/>
        </w:rPr>
        <w:t xml:space="preserve"> </w:t>
      </w:r>
      <w:r w:rsidR="00B359E2" w:rsidRPr="009C7A5B">
        <w:rPr>
          <w:rFonts w:cstheme="minorHAnsi"/>
        </w:rPr>
        <w:t>is a statistical post-processing technique that</w:t>
      </w:r>
      <w:r w:rsidRPr="009C7A5B">
        <w:rPr>
          <w:rFonts w:cstheme="minorHAnsi"/>
        </w:rPr>
        <w:t xml:space="preserve"> </w:t>
      </w:r>
      <w:r w:rsidR="00B359E2" w:rsidRPr="009C7A5B">
        <w:rPr>
          <w:rFonts w:cstheme="minorHAnsi"/>
        </w:rPr>
        <w:t>addresses</w:t>
      </w:r>
      <w:r w:rsidR="00024C96" w:rsidRPr="009C7A5B">
        <w:rPr>
          <w:rFonts w:cstheme="minorHAnsi"/>
        </w:rPr>
        <w:t xml:space="preserve"> the</w:t>
      </w:r>
      <w:r w:rsidRPr="009C7A5B">
        <w:rPr>
          <w:rFonts w:cstheme="minorHAnsi"/>
        </w:rPr>
        <w:t xml:space="preserve"> two </w:t>
      </w:r>
      <w:r w:rsidR="00024C96" w:rsidRPr="009C7A5B">
        <w:rPr>
          <w:rFonts w:cstheme="minorHAnsi"/>
        </w:rPr>
        <w:t xml:space="preserve">main </w:t>
      </w:r>
      <w:r w:rsidRPr="009C7A5B">
        <w:rPr>
          <w:rFonts w:cstheme="minorHAnsi"/>
        </w:rPr>
        <w:t>factors that affect the utility of</w:t>
      </w:r>
      <w:r w:rsidR="00B359E2" w:rsidRPr="009C7A5B">
        <w:rPr>
          <w:rFonts w:cstheme="minorHAnsi"/>
        </w:rPr>
        <w:t xml:space="preserve"> global</w:t>
      </w:r>
      <w:r w:rsidRPr="009C7A5B">
        <w:rPr>
          <w:rFonts w:cstheme="minorHAnsi"/>
        </w:rPr>
        <w:t xml:space="preserve"> NWP model outputs</w:t>
      </w:r>
      <w:r w:rsidR="0052501C" w:rsidRPr="009C7A5B">
        <w:rPr>
          <w:rFonts w:cstheme="minorHAnsi"/>
        </w:rPr>
        <w:t>,</w:t>
      </w:r>
      <w:r w:rsidRPr="009C7A5B">
        <w:rPr>
          <w:rFonts w:cstheme="minorHAnsi"/>
        </w:rPr>
        <w:t xml:space="preserve"> </w:t>
      </w:r>
      <w:r w:rsidR="0052501C" w:rsidRPr="009C7A5B">
        <w:rPr>
          <w:rFonts w:cstheme="minorHAnsi"/>
        </w:rPr>
        <w:t>especially for guidance on extreme local events</w:t>
      </w:r>
      <w:r w:rsidR="006F6150" w:rsidRPr="009C7A5B">
        <w:rPr>
          <w:rFonts w:cstheme="minorHAnsi"/>
        </w:rPr>
        <w:t xml:space="preserve">: lack of information on forecast sub-grid variability </w:t>
      </w:r>
      <w:r w:rsidR="006F6150" w:rsidRPr="009C7A5B">
        <w:rPr>
          <w:rFonts w:cstheme="minorHAnsi"/>
        </w:rPr>
        <w:fldChar w:fldCharType="begin" w:fldLock="1"/>
      </w:r>
      <w:r w:rsidR="00B02BD5" w:rsidRPr="009C7A5B">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&lt;i&gt;et al.&lt;/i&gt;, 2008)","plainTextFormattedCitation":"(Göber et al., 2008)","previouslyFormattedCitation":"(Göber &lt;i&gt;et al.&lt;/i&gt;, 2008)"},"properties":{"noteIndex":0},"schema":"https://github.com/citation-style-language/schema/raw/master/csl-citation.json"}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(Göber </w:t>
      </w:r>
      <w:r w:rsidR="006F6150" w:rsidRPr="009C7A5B">
        <w:rPr>
          <w:rFonts w:cstheme="minorHAnsi"/>
          <w:i/>
          <w:noProof/>
        </w:rPr>
        <w:t>et al.</w:t>
      </w:r>
      <w:r w:rsidR="006F6150" w:rsidRPr="009C7A5B">
        <w:rPr>
          <w:rFonts w:cstheme="minorHAnsi"/>
          <w:noProof/>
        </w:rPr>
        <w:t>, 2008)</w:t>
      </w:r>
      <w:r w:rsidR="006F6150" w:rsidRPr="009C7A5B">
        <w:rPr>
          <w:rFonts w:cstheme="minorHAnsi"/>
        </w:rPr>
        <w:fldChar w:fldCharType="end"/>
      </w:r>
      <w:r w:rsidR="006F6150" w:rsidRPr="009C7A5B">
        <w:rPr>
          <w:rFonts w:cstheme="minorHAnsi"/>
        </w:rPr>
        <w:t xml:space="preserve"> and systematic biases </w:t>
      </w:r>
      <w:r w:rsidR="006F6150" w:rsidRPr="009C7A5B">
        <w:rPr>
          <w:rFonts w:cstheme="minorHAnsi"/>
        </w:rPr>
        <w:fldChar w:fldCharType="begin" w:fldLock="1"/>
      </w:r>
      <w:r w:rsidR="006F6150" w:rsidRPr="009C7A5B">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&lt;i&gt;et al.&lt;/i&gt;, 2021)","plainTextFormattedCitation":"(Lavers et al., 2021)","previouslyFormattedCitation":"(Lavers &lt;i&gt;et al.&lt;/i&gt;, 2021)"},"properties":{"noteIndex":0},"schema":"https://github.com/citation-style-language/schema/raw/master/csl-citation.json"}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(Lavers </w:t>
      </w:r>
      <w:r w:rsidR="006F6150" w:rsidRPr="009C7A5B">
        <w:rPr>
          <w:rFonts w:cstheme="minorHAnsi"/>
          <w:i/>
          <w:noProof/>
        </w:rPr>
        <w:t>et al.</w:t>
      </w:r>
      <w:r w:rsidR="006F6150" w:rsidRPr="009C7A5B">
        <w:rPr>
          <w:rFonts w:cstheme="minorHAnsi"/>
          <w:noProof/>
        </w:rPr>
        <w:t>, 2021)</w:t>
      </w:r>
      <w:r w:rsidR="006F6150" w:rsidRPr="009C7A5B">
        <w:rPr>
          <w:rFonts w:cstheme="minorHAnsi"/>
        </w:rPr>
        <w:fldChar w:fldCharType="end"/>
      </w:r>
      <w:r w:rsidR="006F6150" w:rsidRPr="009C7A5B">
        <w:rPr>
          <w:rFonts w:cstheme="minorHAnsi"/>
        </w:rPr>
        <w:t>.</w:t>
      </w:r>
      <w:r w:rsidR="00DE3CCC" w:rsidRPr="009C7A5B">
        <w:rPr>
          <w:rFonts w:cstheme="minorHAnsi"/>
        </w:rPr>
        <w:t xml:space="preserve"> </w:t>
      </w:r>
      <w:r w:rsidR="007252FF">
        <w:rPr>
          <w:rFonts w:cstheme="minorHAnsi"/>
        </w:rPr>
        <w:t>S</w:t>
      </w:r>
      <w:r w:rsidR="006F6150" w:rsidRPr="009C7A5B">
        <w:rPr>
          <w:rFonts w:cstheme="minorHAnsi"/>
        </w:rPr>
        <w:t xml:space="preserve">ystematic biases are model errors which lead to forecast under-/overestimations at grid scale, </w:t>
      </w:r>
      <w:r w:rsidR="00171B95">
        <w:rPr>
          <w:rFonts w:cstheme="minorHAnsi"/>
        </w:rPr>
        <w:t xml:space="preserve">whilst </w:t>
      </w:r>
      <w:r w:rsidR="006F6150" w:rsidRPr="009C7A5B">
        <w:rPr>
          <w:rFonts w:cstheme="minorHAnsi"/>
        </w:rPr>
        <w:t xml:space="preserve">the </w:t>
      </w:r>
      <w:r w:rsidR="00A83AA2" w:rsidRPr="009C7A5B">
        <w:rPr>
          <w:rFonts w:cstheme="minorHAnsi"/>
        </w:rPr>
        <w:t>lack</w:t>
      </w:r>
      <w:r w:rsidR="006F6150" w:rsidRPr="009C7A5B">
        <w:rPr>
          <w:rFonts w:cstheme="minorHAnsi"/>
        </w:rPr>
        <w:t xml:space="preserve"> of information on forecast sub-grid variability is a characteristic of NWP models</w:t>
      </w:r>
      <w:r w:rsidR="00DE3CCC" w:rsidRPr="009C7A5B">
        <w:rPr>
          <w:rFonts w:cstheme="minorHAnsi"/>
        </w:rPr>
        <w:t xml:space="preserve">. </w:t>
      </w:r>
      <w:r w:rsidR="007252FF">
        <w:rPr>
          <w:rFonts w:cstheme="minorHAnsi"/>
        </w:rPr>
        <w:t>NWP models</w:t>
      </w:r>
      <w:r w:rsidR="007252FF" w:rsidRPr="009C7A5B">
        <w:rPr>
          <w:rFonts w:cstheme="minorHAnsi"/>
        </w:rPr>
        <w:t xml:space="preserve"> </w:t>
      </w:r>
      <w:r w:rsidR="006F6150" w:rsidRPr="009C7A5B">
        <w:rPr>
          <w:rFonts w:cstheme="minorHAnsi"/>
        </w:rPr>
        <w:t xml:space="preserve">forecast </w:t>
      </w:r>
      <w:r w:rsidR="00DE3CCC" w:rsidRPr="009C7A5B">
        <w:rPr>
          <w:rFonts w:cstheme="minorHAnsi"/>
        </w:rPr>
        <w:t xml:space="preserve">only </w:t>
      </w:r>
      <w:r w:rsidR="006F6150" w:rsidRPr="009C7A5B">
        <w:rPr>
          <w:rFonts w:cstheme="minorHAnsi"/>
        </w:rPr>
        <w:t>grid-box average</w:t>
      </w:r>
      <w:r w:rsidR="00DE3CCC" w:rsidRPr="009C7A5B">
        <w:rPr>
          <w:rFonts w:cstheme="minorHAnsi"/>
        </w:rPr>
        <w:t>s and</w:t>
      </w:r>
      <w:r w:rsidR="006F6150" w:rsidRPr="009C7A5B">
        <w:rPr>
          <w:rFonts w:cstheme="minorHAnsi"/>
        </w:rPr>
        <w:t xml:space="preserve"> do</w:t>
      </w:r>
      <w:r w:rsidR="00A83AA2" w:rsidRPr="009C7A5B">
        <w:rPr>
          <w:rFonts w:cstheme="minorHAnsi"/>
        </w:rPr>
        <w:t xml:space="preserve"> not</w:t>
      </w:r>
      <w:r w:rsidR="006F6150" w:rsidRPr="009C7A5B">
        <w:rPr>
          <w:rFonts w:cstheme="minorHAnsi"/>
        </w:rPr>
        <w:t xml:space="preserve"> </w:t>
      </w:r>
      <w:r w:rsidR="007252FF">
        <w:rPr>
          <w:rFonts w:cstheme="minorHAnsi"/>
        </w:rPr>
        <w:t>enable forecasters to</w:t>
      </w:r>
      <w:r w:rsidR="00A83AA2" w:rsidRPr="009C7A5B">
        <w:rPr>
          <w:rFonts w:cstheme="minorHAnsi"/>
        </w:rPr>
        <w:t xml:space="preserve"> </w:t>
      </w:r>
      <w:r w:rsidR="00AC5B9A">
        <w:rPr>
          <w:rFonts w:cstheme="minorHAnsi"/>
          <w:noProof/>
        </w:rPr>
        <w:lastRenderedPageBreak/>
        <w:drawing>
          <wp:anchor distT="0" distB="0" distL="114300" distR="114300" simplePos="0" relativeHeight="251684352" behindDoc="0" locked="0" layoutInCell="1" allowOverlap="1" wp14:anchorId="459A4057" wp14:editId="525623DD">
            <wp:simplePos x="0" y="0"/>
            <wp:positionH relativeFrom="margin">
              <wp:align>center</wp:align>
            </wp:positionH>
            <wp:positionV relativeFrom="paragraph">
              <wp:posOffset>0</wp:posOffset>
            </wp:positionV>
            <wp:extent cx="5175885" cy="7477125"/>
            <wp:effectExtent l="0" t="0" r="5715" b="9525"/>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5885" cy="7477125"/>
                    </a:xfrm>
                    <a:prstGeom prst="rect">
                      <a:avLst/>
                    </a:prstGeom>
                  </pic:spPr>
                </pic:pic>
              </a:graphicData>
            </a:graphic>
            <wp14:sizeRelH relativeFrom="margin">
              <wp14:pctWidth>0</wp14:pctWidth>
            </wp14:sizeRelH>
            <wp14:sizeRelV relativeFrom="margin">
              <wp14:pctHeight>0</wp14:pctHeight>
            </wp14:sizeRelV>
          </wp:anchor>
        </w:drawing>
      </w:r>
      <w:r w:rsidR="00AC5B9A" w:rsidRPr="009C7A5B">
        <w:rPr>
          <w:rFonts w:cstheme="minorHAnsi"/>
          <w:noProof/>
        </w:rPr>
        <mc:AlternateContent>
          <mc:Choice Requires="wps">
            <w:drawing>
              <wp:anchor distT="0" distB="0" distL="114300" distR="114300" simplePos="0" relativeHeight="251478016" behindDoc="0" locked="0" layoutInCell="1" allowOverlap="1" wp14:anchorId="20BDD594" wp14:editId="0470D865">
                <wp:simplePos x="0" y="0"/>
                <wp:positionH relativeFrom="margin">
                  <wp:align>left</wp:align>
                </wp:positionH>
                <wp:positionV relativeFrom="paragraph">
                  <wp:posOffset>7480935</wp:posOffset>
                </wp:positionV>
                <wp:extent cx="6257925" cy="539750"/>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6257925" cy="539750"/>
                        </a:xfrm>
                        <a:prstGeom prst="rect">
                          <a:avLst/>
                        </a:prstGeom>
                        <a:solidFill>
                          <a:prstClr val="white"/>
                        </a:solidFill>
                        <a:ln>
                          <a:noFill/>
                        </a:ln>
                      </wps:spPr>
                      <wps:txbx>
                        <w:txbxContent>
                          <w:p w14:paraId="68B73C92" w14:textId="6406C9B0" w:rsidR="00A56B21" w:rsidRPr="00812F54" w:rsidRDefault="00A56B21" w:rsidP="002E6327">
                            <w:pPr>
                              <w:pStyle w:val="CaptionNew"/>
                              <w:keepLines/>
                              <w:widowControl w:val="0"/>
                            </w:pPr>
                            <w:bookmarkStart w:id="4"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CC6E1E">
                              <w:rPr>
                                <w:b/>
                                <w:bCs/>
                                <w:noProof/>
                              </w:rPr>
                              <w:t>1</w:t>
                            </w:r>
                            <w:r w:rsidRPr="00755CBB">
                              <w:rPr>
                                <w:b/>
                                <w:bCs/>
                                <w:noProof/>
                              </w:rPr>
                              <w:fldChar w:fldCharType="end"/>
                            </w:r>
                            <w:bookmarkEnd w:id="4"/>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DD594" id="_x0000_t202" coordsize="21600,21600" o:spt="202" path="m,l,21600r21600,l21600,xe">
                <v:stroke joinstyle="miter"/>
                <v:path gradientshapeok="t" o:connecttype="rect"/>
              </v:shapetype>
              <v:shape id="Text Box 21" o:spid="_x0000_s1026" type="#_x0000_t202" style="position:absolute;left:0;text-align:left;margin-left:0;margin-top:589.05pt;width:492.75pt;height:42.5pt;z-index:251478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" stroked="f">
                <v:textbox inset="0,0,0,0">
                  <w:txbxContent>
                    <w:p w14:paraId="68B73C92" w14:textId="6406C9B0" w:rsidR="00A56B21" w:rsidRPr="00812F54" w:rsidRDefault="00A56B21" w:rsidP="002E6327">
                      <w:pPr>
                        <w:pStyle w:val="CaptionNew"/>
                        <w:keepLines/>
                        <w:widowControl w:val="0"/>
                      </w:pPr>
                      <w:bookmarkStart w:id="5"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sidR="00CC6E1E">
                        <w:rPr>
                          <w:b/>
                          <w:bCs/>
                          <w:noProof/>
                        </w:rPr>
                        <w:t>1</w:t>
                      </w:r>
                      <w:r w:rsidRPr="00755CBB">
                        <w:rPr>
                          <w:b/>
                          <w:bCs/>
                          <w:noProof/>
                        </w:rPr>
                        <w:fldChar w:fldCharType="end"/>
                      </w:r>
                      <w:bookmarkEnd w:id="5"/>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w:t>
                      </w:r>
                      <w:r w:rsidR="004A2237">
                        <w:t>C</w:t>
                      </w:r>
                      <w:r w:rsidRPr="00755CBB">
                        <w:t>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v:textbox>
                <w10:wrap type="topAndBottom" anchorx="margin"/>
              </v:shape>
            </w:pict>
          </mc:Fallback>
        </mc:AlternateContent>
      </w:r>
      <w:r w:rsidR="00A83AA2" w:rsidRPr="009C7A5B">
        <w:rPr>
          <w:rFonts w:cstheme="minorHAnsi"/>
        </w:rPr>
        <w:t>assess when</w:t>
      </w:r>
      <w:r w:rsidR="00DE3CCC" w:rsidRPr="009C7A5B">
        <w:rPr>
          <w:rFonts w:cstheme="minorHAnsi"/>
        </w:rPr>
        <w:t>/where</w:t>
      </w:r>
      <w:r w:rsidR="00A83AA2" w:rsidRPr="009C7A5B">
        <w:rPr>
          <w:rFonts w:cstheme="minorHAnsi"/>
        </w:rPr>
        <w:t xml:space="preserve"> smaller/higher local values than the model average might </w:t>
      </w:r>
      <w:r w:rsidR="00DE3CCC" w:rsidRPr="009C7A5B">
        <w:rPr>
          <w:rFonts w:cstheme="minorHAnsi"/>
        </w:rPr>
        <w:t>occur</w:t>
      </w:r>
      <w:r w:rsidR="00A83AA2" w:rsidRPr="009C7A5B">
        <w:rPr>
          <w:rFonts w:cstheme="minorHAnsi"/>
        </w:rPr>
        <w:t xml:space="preserve">. </w:t>
      </w:r>
      <w:r w:rsidR="00CF0FAC" w:rsidRPr="009C7A5B">
        <w:rPr>
          <w:rFonts w:cstheme="minorHAnsi"/>
        </w:rPr>
        <w:t xml:space="preserve">Statistical post-processing </w:t>
      </w:r>
      <w:r w:rsidR="00A230C7" w:rsidRPr="009C7A5B">
        <w:rPr>
          <w:rFonts w:cstheme="minorHAnsi"/>
        </w:rPr>
        <w:t xml:space="preserve">can </w:t>
      </w:r>
      <w:r w:rsidR="0052501C" w:rsidRPr="009C7A5B">
        <w:rPr>
          <w:rFonts w:cstheme="minorHAnsi"/>
        </w:rPr>
        <w:t>improve the forecast</w:t>
      </w:r>
      <w:r w:rsidR="00EA6CC2" w:rsidRPr="009C7A5B">
        <w:rPr>
          <w:rFonts w:cstheme="minorHAnsi"/>
        </w:rPr>
        <w:t xml:space="preserve"> accura</w:t>
      </w:r>
      <w:r w:rsidR="0052501C" w:rsidRPr="009C7A5B">
        <w:rPr>
          <w:rFonts w:cstheme="minorHAnsi"/>
        </w:rPr>
        <w:t>cy</w:t>
      </w:r>
      <w:r w:rsidR="00EA6CC2" w:rsidRPr="009C7A5B">
        <w:rPr>
          <w:rFonts w:cstheme="minorHAnsi"/>
        </w:rPr>
        <w:t xml:space="preserve"> and reliab</w:t>
      </w:r>
      <w:r w:rsidR="0052501C" w:rsidRPr="009C7A5B">
        <w:rPr>
          <w:rFonts w:cstheme="minorHAnsi"/>
        </w:rPr>
        <w:t>ility</w:t>
      </w:r>
      <w:r w:rsidR="00EA6CC2" w:rsidRPr="009C7A5B">
        <w:rPr>
          <w:rFonts w:cstheme="minorHAnsi"/>
        </w:rPr>
        <w:t xml:space="preserve"> by </w:t>
      </w:r>
      <w:r w:rsidR="00A230C7" w:rsidRPr="009C7A5B">
        <w:rPr>
          <w:rFonts w:cstheme="minorHAnsi"/>
        </w:rPr>
        <w:t>correct</w:t>
      </w:r>
      <w:r w:rsidR="00EA6CC2" w:rsidRPr="009C7A5B">
        <w:rPr>
          <w:rFonts w:cstheme="minorHAnsi"/>
        </w:rPr>
        <w:t>ing</w:t>
      </w:r>
      <w:r w:rsidR="00A230C7" w:rsidRPr="009C7A5B">
        <w:rPr>
          <w:rFonts w:cstheme="minorHAnsi"/>
        </w:rPr>
        <w:t xml:space="preserve"> biases and convert</w:t>
      </w:r>
      <w:r w:rsidR="00EA6CC2" w:rsidRPr="009C7A5B">
        <w:rPr>
          <w:rFonts w:cstheme="minorHAnsi"/>
        </w:rPr>
        <w:t>ing</w:t>
      </w:r>
      <w:r w:rsidR="00A230C7" w:rsidRPr="009C7A5B">
        <w:rPr>
          <w:rFonts w:cstheme="minorHAnsi"/>
        </w:rPr>
        <w:t xml:space="preserve"> forecasts from grid-box to point scale</w:t>
      </w:r>
      <w:r w:rsidR="008074DA" w:rsidRPr="009C7A5B">
        <w:rPr>
          <w:rFonts w:cstheme="minorHAnsi"/>
        </w:rPr>
        <w:t xml:space="preserve"> </w:t>
      </w:r>
      <w:r w:rsidR="008074DA" w:rsidRPr="009C7A5B">
        <w:rPr>
          <w:rFonts w:cstheme="minorHAnsi"/>
        </w:rPr>
        <w:fldChar w:fldCharType="begin" w:fldLock="1"/>
      </w:r>
      <w:r w:rsidR="008074DA"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008074DA" w:rsidRPr="009C7A5B">
        <w:rPr>
          <w:rFonts w:cstheme="minorHAnsi"/>
        </w:rPr>
        <w:fldChar w:fldCharType="separate"/>
      </w:r>
      <w:r w:rsidR="008074DA" w:rsidRPr="009C7A5B">
        <w:rPr>
          <w:rFonts w:cstheme="minorHAnsi"/>
          <w:noProof/>
        </w:rPr>
        <w:t>(Buizza, 2018)</w:t>
      </w:r>
      <w:r w:rsidR="008074DA" w:rsidRPr="009C7A5B">
        <w:rPr>
          <w:rFonts w:cstheme="minorHAnsi"/>
        </w:rPr>
        <w:fldChar w:fldCharType="end"/>
      </w:r>
      <w:r w:rsidR="00A230C7" w:rsidRPr="009C7A5B">
        <w:rPr>
          <w:rFonts w:cstheme="minorHAnsi"/>
        </w:rPr>
        <w:t xml:space="preserve">. </w:t>
      </w:r>
      <w:r w:rsidR="0052501C" w:rsidRPr="009C7A5B">
        <w:rPr>
          <w:rFonts w:cstheme="minorHAnsi"/>
        </w:rPr>
        <w:t>A</w:t>
      </w:r>
      <w:r w:rsidR="00B359E2" w:rsidRPr="009C7A5B">
        <w:rPr>
          <w:rFonts w:cstheme="minorHAnsi"/>
        </w:rPr>
        <w:t xml:space="preserve"> plethora o</w:t>
      </w:r>
      <w:r w:rsidR="0052501C" w:rsidRPr="009C7A5B">
        <w:rPr>
          <w:rFonts w:cstheme="minorHAnsi"/>
        </w:rPr>
        <w:t xml:space="preserve">f </w:t>
      </w:r>
      <w:r w:rsidR="00B359E2" w:rsidRPr="009C7A5B">
        <w:rPr>
          <w:rFonts w:cstheme="minorHAnsi"/>
        </w:rPr>
        <w:t xml:space="preserve">statistical post-processing </w:t>
      </w:r>
      <w:r w:rsidR="0099127A" w:rsidRPr="009C7A5B">
        <w:rPr>
          <w:rFonts w:cstheme="minorHAnsi"/>
        </w:rPr>
        <w:t>techniques</w:t>
      </w:r>
      <w:r w:rsidR="0052501C" w:rsidRPr="009C7A5B">
        <w:rPr>
          <w:rFonts w:cstheme="minorHAnsi"/>
        </w:rPr>
        <w:t xml:space="preserve"> ha</w:t>
      </w:r>
      <w:r w:rsidR="00715751" w:rsidRPr="009C7A5B">
        <w:rPr>
          <w:rFonts w:cstheme="minorHAnsi"/>
        </w:rPr>
        <w:t>ve</w:t>
      </w:r>
      <w:r w:rsidR="0052501C" w:rsidRPr="009C7A5B">
        <w:rPr>
          <w:rFonts w:cstheme="minorHAnsi"/>
        </w:rPr>
        <w:t xml:space="preserve"> been developed over the last 50 years</w:t>
      </w:r>
      <w:r w:rsidR="00B359E2" w:rsidRPr="009C7A5B">
        <w:rPr>
          <w:rFonts w:cstheme="minorHAnsi"/>
        </w:rPr>
        <w:t xml:space="preserve"> </w:t>
      </w:r>
      <w:r w:rsidR="00B359E2" w:rsidRPr="009C7A5B">
        <w:rPr>
          <w:rFonts w:cstheme="minorHAnsi"/>
        </w:rPr>
        <w:fldChar w:fldCharType="begin" w:fldLock="1"/>
      </w:r>
      <w:r w:rsidR="00B975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00B359E2" w:rsidRPr="009C7A5B">
        <w:rPr>
          <w:rFonts w:cstheme="minorHAnsi"/>
        </w:rPr>
        <w:fldChar w:fldCharType="separate"/>
      </w:r>
      <w:r w:rsidR="00B359E2" w:rsidRPr="009C7A5B">
        <w:rPr>
          <w:rFonts w:cstheme="minorHAnsi"/>
          <w:noProof/>
        </w:rPr>
        <w:t xml:space="preserve">(see Vannitsem </w:t>
      </w:r>
      <w:r w:rsidR="00B359E2" w:rsidRPr="009C7A5B">
        <w:rPr>
          <w:rFonts w:cstheme="minorHAnsi"/>
          <w:i/>
          <w:noProof/>
        </w:rPr>
        <w:t>et al.</w:t>
      </w:r>
      <w:r w:rsidR="00B359E2" w:rsidRPr="009C7A5B">
        <w:rPr>
          <w:rFonts w:cstheme="minorHAnsi"/>
          <w:noProof/>
        </w:rPr>
        <w:t xml:space="preserve"> (2021) for a review)</w:t>
      </w:r>
      <w:r w:rsidR="00B359E2" w:rsidRPr="009C7A5B">
        <w:rPr>
          <w:rFonts w:cstheme="minorHAnsi"/>
        </w:rPr>
        <w:fldChar w:fldCharType="end"/>
      </w:r>
      <w:r w:rsidR="0052501C" w:rsidRPr="009C7A5B">
        <w:rPr>
          <w:rFonts w:cstheme="minorHAnsi"/>
        </w:rPr>
        <w:t>. However,</w:t>
      </w:r>
      <w:r w:rsidR="00DA039E" w:rsidRPr="009C7A5B">
        <w:rPr>
          <w:rFonts w:cstheme="minorHAnsi"/>
        </w:rPr>
        <w:t xml:space="preserve"> </w:t>
      </w:r>
      <w:r w:rsidR="0099127A" w:rsidRPr="009C7A5B">
        <w:rPr>
          <w:rFonts w:cstheme="minorHAnsi"/>
        </w:rPr>
        <w:t>the operational creation of statistically post-processed forecasts remains problematic</w:t>
      </w:r>
      <w:r w:rsidR="00715751" w:rsidRPr="009C7A5B">
        <w:rPr>
          <w:rFonts w:cstheme="minorHAnsi"/>
        </w:rPr>
        <w:t xml:space="preserve"> to this day, especially </w:t>
      </w:r>
      <w:r w:rsidR="00AD4BB0" w:rsidRPr="009C7A5B">
        <w:rPr>
          <w:rFonts w:cstheme="minorHAnsi"/>
        </w:rPr>
        <w:t xml:space="preserve">in </w:t>
      </w:r>
      <w:r w:rsidR="00FD4DB5">
        <w:rPr>
          <w:rFonts w:cstheme="minorHAnsi"/>
        </w:rPr>
        <w:t xml:space="preserve">the </w:t>
      </w:r>
      <w:r w:rsidR="00AD4BB0" w:rsidRPr="009C7A5B">
        <w:rPr>
          <w:rFonts w:cstheme="minorHAnsi"/>
        </w:rPr>
        <w:t xml:space="preserve">case of </w:t>
      </w:r>
      <w:r w:rsidR="00715751" w:rsidRPr="009C7A5B">
        <w:rPr>
          <w:rFonts w:cstheme="minorHAnsi"/>
        </w:rPr>
        <w:t>global</w:t>
      </w:r>
      <w:r w:rsidR="00A4543E" w:rsidRPr="009C7A5B">
        <w:rPr>
          <w:rFonts w:cstheme="minorHAnsi"/>
        </w:rPr>
        <w:t xml:space="preserve"> </w:t>
      </w:r>
      <w:r w:rsidR="00DE3CCC" w:rsidRPr="009C7A5B">
        <w:rPr>
          <w:rFonts w:cstheme="minorHAnsi"/>
        </w:rPr>
        <w:t>NWP models</w:t>
      </w:r>
      <w:r w:rsidR="00715751" w:rsidRPr="009C7A5B">
        <w:rPr>
          <w:rFonts w:cstheme="minorHAnsi"/>
        </w:rPr>
        <w:t xml:space="preserve"> and extreme events</w:t>
      </w:r>
      <w:r w:rsidR="00AF7341" w:rsidRPr="009C7A5B">
        <w:rPr>
          <w:rFonts w:cstheme="minorHAnsi"/>
        </w:rPr>
        <w:t>.</w:t>
      </w:r>
      <w:r w:rsidR="00876C54" w:rsidRPr="009C7A5B">
        <w:rPr>
          <w:rFonts w:cstheme="minorHAnsi"/>
        </w:rPr>
        <w:t xml:space="preserve"> Table 1  in </w:t>
      </w:r>
      <w:r w:rsidR="006C591E" w:rsidRPr="009C7A5B">
        <w:rPr>
          <w:rFonts w:cstheme="minorHAnsi"/>
        </w:rPr>
        <w:fldChar w:fldCharType="begin" w:fldLock="1"/>
      </w:r>
      <w:r w:rsidR="006C7110"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AF7341" w:rsidRPr="009C7A5B">
        <w:rPr>
          <w:rFonts w:cstheme="minorHAnsi"/>
        </w:rPr>
        <w:t xml:space="preserve"> </w:t>
      </w:r>
      <w:r w:rsidR="005D4C0F" w:rsidRPr="009C7A5B">
        <w:rPr>
          <w:rFonts w:cstheme="minorHAnsi"/>
        </w:rPr>
        <w:t>presents a list of</w:t>
      </w:r>
      <w:r w:rsidR="00876C54" w:rsidRPr="009C7A5B">
        <w:rPr>
          <w:rFonts w:cstheme="minorHAnsi"/>
        </w:rPr>
        <w:t xml:space="preserve"> </w:t>
      </w:r>
      <w:r w:rsidR="00684C45" w:rsidRPr="009C7A5B">
        <w:rPr>
          <w:rFonts w:cstheme="minorHAnsi"/>
        </w:rPr>
        <w:t>thirteen</w:t>
      </w:r>
      <w:r w:rsidR="00AF7341" w:rsidRPr="009C7A5B">
        <w:rPr>
          <w:rFonts w:cstheme="minorHAnsi"/>
        </w:rPr>
        <w:t xml:space="preserve"> challenges faced by well-established and state-of-the-art statistical post-processing techniques</w:t>
      </w:r>
      <w:r w:rsidR="003C4225" w:rsidRPr="009C7A5B">
        <w:rPr>
          <w:rFonts w:cstheme="minorHAnsi"/>
        </w:rPr>
        <w:t xml:space="preserve">, and how ecPoint </w:t>
      </w:r>
      <w:r w:rsidR="00FF712D" w:rsidRPr="009C7A5B">
        <w:rPr>
          <w:rFonts w:cstheme="minorHAnsi"/>
        </w:rPr>
        <w:t>ha</w:t>
      </w:r>
      <w:r w:rsidR="00D24D63">
        <w:rPr>
          <w:rFonts w:cstheme="minorHAnsi"/>
        </w:rPr>
        <w:t>s</w:t>
      </w:r>
      <w:r w:rsidR="00FF712D" w:rsidRPr="009C7A5B">
        <w:rPr>
          <w:rFonts w:cstheme="minorHAnsi"/>
        </w:rPr>
        <w:t xml:space="preserve"> </w:t>
      </w:r>
      <w:r w:rsidR="003C4225" w:rsidRPr="009C7A5B">
        <w:rPr>
          <w:rFonts w:cstheme="minorHAnsi"/>
        </w:rPr>
        <w:t>addresse</w:t>
      </w:r>
      <w:r w:rsidR="00FF712D" w:rsidRPr="009C7A5B">
        <w:rPr>
          <w:rFonts w:cstheme="minorHAnsi"/>
        </w:rPr>
        <w:t>d</w:t>
      </w:r>
      <w:r w:rsidR="003C4225" w:rsidRPr="009C7A5B">
        <w:rPr>
          <w:rFonts w:cstheme="minorHAnsi"/>
        </w:rPr>
        <w:t xml:space="preserve"> the</w:t>
      </w:r>
      <w:r w:rsidR="00B850EE" w:rsidRPr="009C7A5B">
        <w:rPr>
          <w:rFonts w:cstheme="minorHAnsi"/>
        </w:rPr>
        <w:t>m</w:t>
      </w:r>
      <w:r w:rsidR="00182910" w:rsidRPr="009C7A5B">
        <w:rPr>
          <w:rFonts w:cstheme="minorHAnsi"/>
        </w:rPr>
        <w:t xml:space="preserve"> by applying a “global remote calibration” approach. </w:t>
      </w:r>
      <w:r w:rsidR="00A72231" w:rsidRPr="009C7A5B">
        <w:rPr>
          <w:rFonts w:cstheme="minorHAnsi"/>
        </w:rPr>
        <w:t>The concept behind th</w:t>
      </w:r>
      <w:r w:rsidR="00182910" w:rsidRPr="009C7A5B">
        <w:rPr>
          <w:rFonts w:cstheme="minorHAnsi"/>
        </w:rPr>
        <w:t xml:space="preserve">is approach </w:t>
      </w:r>
      <w:r w:rsidR="00A72231" w:rsidRPr="009C7A5B">
        <w:rPr>
          <w:rFonts w:cstheme="minorHAnsi"/>
        </w:rPr>
        <w:t>is that sub-grid variability and systematic biases are weather-dependent, and such dependency is generally not location-related.</w:t>
      </w:r>
      <w:r w:rsidR="004B5E28" w:rsidRPr="009C7A5B">
        <w:rPr>
          <w:rFonts w:cstheme="minorHAnsi"/>
        </w:rPr>
        <w:t xml:space="preserve"> </w:t>
      </w:r>
      <w:r w:rsidR="004B5E28" w:rsidRPr="009C7A5B">
        <w:rPr>
          <w:rFonts w:cstheme="minorHAnsi"/>
        </w:rPr>
        <w:lastRenderedPageBreak/>
        <w:t>Th</w:t>
      </w:r>
      <w:r w:rsidR="00876C54" w:rsidRPr="009C7A5B">
        <w:rPr>
          <w:rFonts w:cstheme="minorHAnsi"/>
        </w:rPr>
        <w:t>us,</w:t>
      </w:r>
      <w:r w:rsidR="004B5E28" w:rsidRPr="009C7A5B">
        <w:rPr>
          <w:rFonts w:cstheme="minorHAnsi"/>
        </w:rPr>
        <w:t xml:space="preserve"> observations from everywhere in the world </w:t>
      </w:r>
      <w:r w:rsidR="00876C54" w:rsidRPr="009C7A5B">
        <w:rPr>
          <w:rFonts w:cstheme="minorHAnsi"/>
        </w:rPr>
        <w:t xml:space="preserve">are gathered </w:t>
      </w:r>
      <w:r w:rsidR="004B5E28" w:rsidRPr="009C7A5B">
        <w:rPr>
          <w:rFonts w:cstheme="minorHAnsi"/>
        </w:rPr>
        <w:t xml:space="preserve">to define </w:t>
      </w:r>
      <w:r w:rsidR="00A52B8E" w:rsidRPr="009C7A5B">
        <w:rPr>
          <w:rFonts w:cstheme="minorHAnsi"/>
        </w:rPr>
        <w:t xml:space="preserve">a </w:t>
      </w:r>
      <w:r w:rsidR="00E03D81" w:rsidRPr="009C7A5B">
        <w:rPr>
          <w:rFonts w:cstheme="minorHAnsi"/>
        </w:rPr>
        <w:t>set</w:t>
      </w:r>
      <w:r w:rsidR="00A52B8E" w:rsidRPr="009C7A5B">
        <w:rPr>
          <w:rFonts w:cstheme="minorHAnsi"/>
        </w:rPr>
        <w:t xml:space="preserve"> of </w:t>
      </w:r>
      <w:r w:rsidR="004B5E28" w:rsidRPr="009C7A5B">
        <w:rPr>
          <w:rFonts w:cstheme="minorHAnsi"/>
        </w:rPr>
        <w:t xml:space="preserve">grid-box weather types (G_WT,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004B5E28" w:rsidRPr="009C7A5B">
        <w:rPr>
          <w:rFonts w:cstheme="minorHAnsi"/>
          <w:b/>
          <w:bCs/>
        </w:rPr>
        <w:t>a</w:t>
      </w:r>
      <w:r w:rsidR="004B5E28" w:rsidRPr="009C7A5B">
        <w:rPr>
          <w:rFonts w:cstheme="minorHAnsi"/>
        </w:rPr>
        <w:t>)</w:t>
      </w:r>
      <w:r w:rsidR="00A52B8E" w:rsidRPr="009C7A5B">
        <w:rPr>
          <w:rFonts w:cstheme="minorHAnsi"/>
        </w:rPr>
        <w:t xml:space="preserve"> that </w:t>
      </w:r>
      <w:r w:rsidR="006952AB" w:rsidRPr="009C7A5B">
        <w:rPr>
          <w:rFonts w:cstheme="minorHAnsi"/>
        </w:rPr>
        <w:t>are used to convert each single raw grid-box forecast into</w:t>
      </w:r>
      <w:r w:rsidR="00872860" w:rsidRPr="009C7A5B">
        <w:rPr>
          <w:rFonts w:cstheme="minorHAnsi"/>
        </w:rPr>
        <w:t xml:space="preserve"> a distribution of equally probable bias-corrected point-scale realizations</w:t>
      </w:r>
      <w:r w:rsidR="006952AB" w:rsidRPr="009C7A5B">
        <w:rPr>
          <w:rFonts w:cstheme="minorHAnsi"/>
        </w:rPr>
        <w:t xml:space="preserve">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001A118F" w:rsidRPr="009C7A5B">
        <w:rPr>
          <w:rFonts w:cstheme="minorHAnsi"/>
          <w:b/>
          <w:bCs/>
        </w:rPr>
        <w:t>b</w:t>
      </w:r>
      <w:r w:rsidR="006952AB" w:rsidRPr="009C7A5B">
        <w:rPr>
          <w:rFonts w:cstheme="minorHAnsi"/>
        </w:rPr>
        <w:t>).</w:t>
      </w:r>
    </w:p>
    <w:p w14:paraId="11D6A16D" w14:textId="0BD02C50" w:rsidR="007A47F9" w:rsidRPr="009C7A5B" w:rsidRDefault="006F53FA" w:rsidP="006F53FA">
      <w:pPr>
        <w:pStyle w:val="Titolo2"/>
        <w:rPr>
          <w:rFonts w:cstheme="minorHAnsi"/>
        </w:rPr>
      </w:pPr>
      <w:r w:rsidRPr="009C7A5B">
        <w:rPr>
          <w:rFonts w:cstheme="minorHAnsi"/>
        </w:rPr>
        <w:t>ecPoint and forecasters’ heuristics</w:t>
      </w:r>
    </w:p>
    <w:p w14:paraId="58BEA2C2" w14:textId="6DF3B4F6" w:rsidR="00E300AE" w:rsidRPr="009C7A5B" w:rsidRDefault="00B92034" w:rsidP="00576958">
      <w:pPr>
        <w:rPr>
          <w:rFonts w:cstheme="minorHAnsi"/>
        </w:rPr>
      </w:pPr>
      <w:r w:rsidRPr="009C7A5B">
        <w:rPr>
          <w:rFonts w:cstheme="minorHAnsi"/>
        </w:rPr>
        <w:fldChar w:fldCharType="begin" w:fldLock="1"/>
      </w:r>
      <w:r w:rsidRPr="009C7A5B">
        <w:rPr>
          <w:rFonts w:cstheme="minorHAnsi"/>
        </w:rPr>
        <w:instrText>ADDIN CSL_CITATION {"citationItems":[{"id":"ITEM-1","itemData":{"DOI":"10.1037/h0034747","ISSN":"0033295X","author":[{"dropping-particle":"","family":"Kahneman","given":"Daniel","non-dropping-particle":"","parse-names":false,"suffix":""},{"dropping-particle":"","family":"Tversky","given":"Amos","non-dropping-particle":"","parse-names":false,"suffix":""}],"container-title":"Psychological Review","id":"ITEM-1","issue":"4","issued":{"date-parts":[["1973"]]},"page":"237-251","title":"On the psychology of prediction","type":"article-journal","volume":"80"},"uris":["http://www.mendeley.com/documents/?uuid=6df483b8-920e-3d2a-a698-6217b8ddcebf"]}],"mendeley":{"formattedCitation":"(Kahneman &amp; Tversky, 1973)","manualFormatting":"Kahneman &amp; Tversky (1973)","plainTextFormattedCitation":"(Kahneman &amp; Tversky, 1973)","previouslyFormattedCitation":"(Kahneman &amp; Tversky, 1973)"},"properties":{"noteIndex":0},"schema":"https://github.com/citation-style-language/schema/raw/master/csl-citation.json"}</w:instrText>
      </w:r>
      <w:r w:rsidRPr="009C7A5B">
        <w:rPr>
          <w:rFonts w:cstheme="minorHAnsi"/>
        </w:rPr>
        <w:fldChar w:fldCharType="separate"/>
      </w:r>
      <w:r w:rsidRPr="009C7A5B">
        <w:rPr>
          <w:rFonts w:cstheme="minorHAnsi"/>
          <w:noProof/>
        </w:rPr>
        <w:t>Kahneman &amp; Tversky (1973)</w:t>
      </w:r>
      <w:r w:rsidRPr="009C7A5B">
        <w:rPr>
          <w:rFonts w:cstheme="minorHAnsi"/>
        </w:rPr>
        <w:fldChar w:fldCharType="end"/>
      </w:r>
      <w:r w:rsidRPr="009C7A5B">
        <w:rPr>
          <w:rFonts w:cstheme="minorHAnsi"/>
        </w:rPr>
        <w:t xml:space="preserve"> </w:t>
      </w:r>
      <w:r w:rsidR="007A47F9" w:rsidRPr="009C7A5B">
        <w:rPr>
          <w:rFonts w:cstheme="minorHAnsi"/>
        </w:rPr>
        <w:t>sh</w:t>
      </w:r>
      <w:r w:rsidRPr="009C7A5B">
        <w:rPr>
          <w:rFonts w:cstheme="minorHAnsi"/>
        </w:rPr>
        <w:t>owed</w:t>
      </w:r>
      <w:r w:rsidR="007A47F9" w:rsidRPr="009C7A5B">
        <w:rPr>
          <w:rFonts w:cstheme="minorHAnsi"/>
        </w:rPr>
        <w:t xml:space="preserve"> that people</w:t>
      </w:r>
      <w:r w:rsidR="00A11F79" w:rsidRPr="009C7A5B">
        <w:rPr>
          <w:rFonts w:cstheme="minorHAnsi"/>
        </w:rPr>
        <w:t xml:space="preserve"> </w:t>
      </w:r>
      <w:r w:rsidR="00905DFE" w:rsidRPr="009C7A5B">
        <w:rPr>
          <w:rFonts w:cstheme="minorHAnsi"/>
        </w:rPr>
        <w:t>tend to</w:t>
      </w:r>
      <w:r w:rsidR="00A11F79" w:rsidRPr="009C7A5B">
        <w:rPr>
          <w:rFonts w:cstheme="minorHAnsi"/>
        </w:rPr>
        <w:t xml:space="preserve"> not</w:t>
      </w:r>
      <w:r w:rsidR="00C22F0E" w:rsidRPr="009C7A5B">
        <w:rPr>
          <w:rFonts w:cstheme="minorHAnsi"/>
        </w:rPr>
        <w:t xml:space="preserve"> </w:t>
      </w:r>
      <w:r w:rsidR="00B66E80" w:rsidRPr="009C7A5B">
        <w:rPr>
          <w:rFonts w:cstheme="minorHAnsi"/>
        </w:rPr>
        <w:t>make decisions</w:t>
      </w:r>
      <w:r w:rsidR="00A11F79" w:rsidRPr="009C7A5B">
        <w:rPr>
          <w:rFonts w:cstheme="minorHAnsi"/>
        </w:rPr>
        <w:t xml:space="preserve"> by</w:t>
      </w:r>
      <w:r w:rsidR="00B66E80" w:rsidRPr="009C7A5B">
        <w:rPr>
          <w:rFonts w:cstheme="minorHAnsi"/>
        </w:rPr>
        <w:t xml:space="preserve"> </w:t>
      </w:r>
      <w:r w:rsidR="00005A58" w:rsidRPr="009C7A5B">
        <w:rPr>
          <w:rFonts w:cstheme="minorHAnsi"/>
        </w:rPr>
        <w:t>processing information using</w:t>
      </w:r>
      <w:r w:rsidR="00A11F79" w:rsidRPr="009C7A5B">
        <w:rPr>
          <w:rFonts w:cstheme="minorHAnsi"/>
        </w:rPr>
        <w:t xml:space="preserve"> quantitative </w:t>
      </w:r>
      <w:r w:rsidR="007841D7" w:rsidRPr="009C7A5B">
        <w:rPr>
          <w:rFonts w:cstheme="minorHAnsi"/>
        </w:rPr>
        <w:t xml:space="preserve">statistical </w:t>
      </w:r>
      <w:r w:rsidR="00A11F79" w:rsidRPr="009C7A5B">
        <w:rPr>
          <w:rFonts w:cstheme="minorHAnsi"/>
        </w:rPr>
        <w:t>methods</w:t>
      </w:r>
      <w:r w:rsidR="003D6938" w:rsidRPr="009C7A5B">
        <w:rPr>
          <w:rFonts w:cstheme="minorHAnsi"/>
        </w:rPr>
        <w:t xml:space="preserve">. </w:t>
      </w:r>
      <w:r w:rsidRPr="009C7A5B">
        <w:rPr>
          <w:rFonts w:cstheme="minorHAnsi"/>
        </w:rPr>
        <w:t xml:space="preserve">Instead, information </w:t>
      </w:r>
      <w:r w:rsidR="0072527B" w:rsidRPr="009C7A5B">
        <w:rPr>
          <w:rFonts w:cstheme="minorHAnsi"/>
        </w:rPr>
        <w:t xml:space="preserve">flow </w:t>
      </w:r>
      <w:r w:rsidRPr="009C7A5B">
        <w:rPr>
          <w:rFonts w:cstheme="minorHAnsi"/>
        </w:rPr>
        <w:t>is</w:t>
      </w:r>
      <w:r w:rsidR="00BA7F31" w:rsidRPr="009C7A5B">
        <w:rPr>
          <w:rFonts w:cstheme="minorHAnsi"/>
        </w:rPr>
        <w:t xml:space="preserve"> </w:t>
      </w:r>
      <w:r w:rsidR="00D43F80" w:rsidRPr="009C7A5B">
        <w:rPr>
          <w:rFonts w:cstheme="minorHAnsi"/>
        </w:rPr>
        <w:t>simplif</w:t>
      </w:r>
      <w:r w:rsidRPr="009C7A5B">
        <w:rPr>
          <w:rFonts w:cstheme="minorHAnsi"/>
        </w:rPr>
        <w:t>ied</w:t>
      </w:r>
      <w:r w:rsidR="00D43F80" w:rsidRPr="009C7A5B">
        <w:rPr>
          <w:rFonts w:cstheme="minorHAnsi"/>
        </w:rPr>
        <w:t xml:space="preserve"> </w:t>
      </w:r>
      <w:r w:rsidR="008B5CBB" w:rsidRPr="009C7A5B">
        <w:rPr>
          <w:rFonts w:cstheme="minorHAnsi"/>
        </w:rPr>
        <w:t>through a</w:t>
      </w:r>
      <w:r w:rsidR="00F90DF6" w:rsidRPr="009C7A5B">
        <w:rPr>
          <w:rFonts w:cstheme="minorHAnsi"/>
        </w:rPr>
        <w:t xml:space="preserve"> set of subjective methods called heuristics</w:t>
      </w:r>
      <w:r w:rsidR="00166150" w:rsidRPr="009C7A5B">
        <w:rPr>
          <w:rFonts w:cstheme="minorHAnsi"/>
        </w:rPr>
        <w:t>.</w:t>
      </w:r>
      <w:r w:rsidR="00216EE2" w:rsidRPr="009C7A5B">
        <w:rPr>
          <w:rFonts w:cstheme="minorHAnsi"/>
        </w:rPr>
        <w:t xml:space="preserve"> </w:t>
      </w:r>
      <w:r w:rsidR="009518AB" w:rsidRPr="009C7A5B">
        <w:rPr>
          <w:rFonts w:cstheme="minorHAnsi"/>
        </w:rPr>
        <w:t>Especially in weather forecasting, t</w:t>
      </w:r>
      <w:r w:rsidR="00AE5408" w:rsidRPr="009C7A5B">
        <w:rPr>
          <w:rFonts w:cstheme="minorHAnsi"/>
        </w:rPr>
        <w:t xml:space="preserve">he </w:t>
      </w:r>
      <w:r w:rsidR="00D04BC2" w:rsidRPr="009C7A5B">
        <w:rPr>
          <w:rFonts w:cstheme="minorHAnsi"/>
        </w:rPr>
        <w:t>high</w:t>
      </w:r>
      <w:r w:rsidR="00AE5408" w:rsidRPr="009C7A5B">
        <w:rPr>
          <w:rFonts w:cstheme="minorHAnsi"/>
        </w:rPr>
        <w:t xml:space="preserve"> </w:t>
      </w:r>
      <w:r w:rsidR="0072527B" w:rsidRPr="009C7A5B">
        <w:rPr>
          <w:rFonts w:cstheme="minorHAnsi"/>
        </w:rPr>
        <w:t>volumes of</w:t>
      </w:r>
      <w:r w:rsidR="00AE5408" w:rsidRPr="009C7A5B">
        <w:rPr>
          <w:rFonts w:cstheme="minorHAnsi"/>
        </w:rPr>
        <w:t xml:space="preserve"> information that need</w:t>
      </w:r>
      <w:r w:rsidR="007252FF">
        <w:rPr>
          <w:rFonts w:cstheme="minorHAnsi"/>
        </w:rPr>
        <w:t>s</w:t>
      </w:r>
      <w:r w:rsidR="00AE5408" w:rsidRPr="009C7A5B">
        <w:rPr>
          <w:rFonts w:cstheme="minorHAnsi"/>
        </w:rPr>
        <w:t xml:space="preserve"> to be processed within </w:t>
      </w:r>
      <w:r w:rsidR="000B464E" w:rsidRPr="009C7A5B">
        <w:rPr>
          <w:rFonts w:cstheme="minorHAnsi"/>
        </w:rPr>
        <w:t xml:space="preserve">the </w:t>
      </w:r>
      <w:r w:rsidR="00AE5408" w:rsidRPr="009C7A5B">
        <w:rPr>
          <w:rFonts w:cstheme="minorHAnsi"/>
        </w:rPr>
        <w:t>finite time</w:t>
      </w:r>
      <w:r w:rsidR="000B464E" w:rsidRPr="009C7A5B">
        <w:rPr>
          <w:rFonts w:cstheme="minorHAnsi"/>
        </w:rPr>
        <w:t xml:space="preserve"> of forecast operations</w:t>
      </w:r>
      <w:r w:rsidR="00AE5408" w:rsidRPr="009C7A5B">
        <w:rPr>
          <w:rFonts w:cstheme="minorHAnsi"/>
        </w:rPr>
        <w:t xml:space="preserve"> </w:t>
      </w:r>
      <w:r w:rsidR="004270F5" w:rsidRPr="009C7A5B">
        <w:rPr>
          <w:rFonts w:cstheme="minorHAnsi"/>
        </w:rPr>
        <w:t xml:space="preserve">has </w:t>
      </w:r>
      <w:r w:rsidR="00216EE2" w:rsidRPr="009C7A5B">
        <w:rPr>
          <w:rFonts w:cstheme="minorHAnsi"/>
        </w:rPr>
        <w:t>made forecaster</w:t>
      </w:r>
      <w:r w:rsidR="009D0C9C" w:rsidRPr="009C7A5B">
        <w:rPr>
          <w:rFonts w:cstheme="minorHAnsi"/>
        </w:rPr>
        <w:t>s rely</w:t>
      </w:r>
      <w:r w:rsidR="0025505E" w:rsidRPr="009C7A5B">
        <w:rPr>
          <w:rFonts w:cstheme="minorHAnsi"/>
        </w:rPr>
        <w:t xml:space="preserve"> particularly</w:t>
      </w:r>
      <w:r w:rsidR="009D0C9C" w:rsidRPr="009C7A5B">
        <w:rPr>
          <w:rFonts w:cstheme="minorHAnsi"/>
        </w:rPr>
        <w:t xml:space="preserve"> </w:t>
      </w:r>
      <w:r w:rsidR="00626A12" w:rsidRPr="009C7A5B">
        <w:rPr>
          <w:rFonts w:cstheme="minorHAnsi"/>
        </w:rPr>
        <w:t xml:space="preserve">on </w:t>
      </w:r>
      <w:r w:rsidR="004270F5" w:rsidRPr="009C7A5B">
        <w:rPr>
          <w:rFonts w:cstheme="minorHAnsi"/>
        </w:rPr>
        <w:t xml:space="preserve">a </w:t>
      </w:r>
      <w:r w:rsidR="001C02F6" w:rsidRPr="009C7A5B">
        <w:rPr>
          <w:rFonts w:cstheme="minorHAnsi"/>
        </w:rPr>
        <w:t>heuristic</w:t>
      </w:r>
      <w:r w:rsidR="004270F5" w:rsidRPr="009C7A5B">
        <w:rPr>
          <w:rFonts w:cstheme="minorHAnsi"/>
        </w:rPr>
        <w:t xml:space="preserve"> approach</w:t>
      </w:r>
      <w:r w:rsidR="001C02F6" w:rsidRPr="009C7A5B">
        <w:rPr>
          <w:rFonts w:cstheme="minorHAnsi"/>
        </w:rPr>
        <w:t xml:space="preserve"> </w:t>
      </w:r>
      <w:r w:rsidR="00670628" w:rsidRPr="009C7A5B">
        <w:rPr>
          <w:rFonts w:cstheme="minorHAnsi"/>
        </w:rPr>
        <w:fldChar w:fldCharType="begin" w:fldLock="1"/>
      </w:r>
      <w:r w:rsidR="00670628"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670628" w:rsidRPr="009C7A5B">
        <w:rPr>
          <w:rFonts w:cstheme="minorHAnsi"/>
        </w:rPr>
        <w:fldChar w:fldCharType="separate"/>
      </w:r>
      <w:r w:rsidR="00670628" w:rsidRPr="009C7A5B">
        <w:rPr>
          <w:rFonts w:cstheme="minorHAnsi"/>
          <w:noProof/>
        </w:rPr>
        <w:t>(Doswell, 2004)</w:t>
      </w:r>
      <w:r w:rsidR="00670628" w:rsidRPr="009C7A5B">
        <w:rPr>
          <w:rFonts w:cstheme="minorHAnsi"/>
        </w:rPr>
        <w:fldChar w:fldCharType="end"/>
      </w:r>
      <w:r w:rsidR="00670628" w:rsidRPr="009C7A5B">
        <w:rPr>
          <w:rFonts w:cstheme="minorHAnsi"/>
        </w:rPr>
        <w:t xml:space="preserve">. </w:t>
      </w:r>
      <w:r w:rsidR="00F93E2D" w:rsidRPr="009C7A5B">
        <w:rPr>
          <w:rFonts w:cstheme="minorHAnsi"/>
        </w:rPr>
        <w:t>T</w:t>
      </w:r>
      <w:r w:rsidR="00670628" w:rsidRPr="009C7A5B">
        <w:rPr>
          <w:rFonts w:cstheme="minorHAnsi"/>
        </w:rPr>
        <w:t xml:space="preserve">he </w:t>
      </w:r>
      <w:r w:rsidR="00FE75F8" w:rsidRPr="009C7A5B">
        <w:rPr>
          <w:rFonts w:cstheme="minorHAnsi"/>
        </w:rPr>
        <w:t>rise of</w:t>
      </w:r>
      <w:r w:rsidR="006A2CFC" w:rsidRPr="009C7A5B">
        <w:rPr>
          <w:rFonts w:cstheme="minorHAnsi"/>
        </w:rPr>
        <w:t xml:space="preserve"> automated objective guidance (</w:t>
      </w:r>
      <w:r w:rsidR="00FF5577" w:rsidRPr="009C7A5B">
        <w:rPr>
          <w:rFonts w:cstheme="minorHAnsi"/>
        </w:rPr>
        <w:t>e.g.</w:t>
      </w:r>
      <w:r w:rsidR="006A2CFC" w:rsidRPr="009C7A5B">
        <w:rPr>
          <w:rFonts w:cstheme="minorHAnsi"/>
        </w:rPr>
        <w:t xml:space="preserve"> </w:t>
      </w:r>
      <w:r w:rsidR="0063695B" w:rsidRPr="009C7A5B">
        <w:rPr>
          <w:rFonts w:cstheme="minorHAnsi"/>
        </w:rPr>
        <w:t>NWP</w:t>
      </w:r>
      <w:r w:rsidR="00AE52C1" w:rsidRPr="009C7A5B">
        <w:rPr>
          <w:rFonts w:cstheme="minorHAnsi"/>
        </w:rPr>
        <w:t xml:space="preserve"> and </w:t>
      </w:r>
      <w:r w:rsidR="0086142E" w:rsidRPr="009C7A5B">
        <w:rPr>
          <w:rFonts w:cstheme="minorHAnsi"/>
        </w:rPr>
        <w:t>machine learning</w:t>
      </w:r>
      <w:r w:rsidR="006A2CFC" w:rsidRPr="009C7A5B">
        <w:rPr>
          <w:rFonts w:cstheme="minorHAnsi"/>
        </w:rPr>
        <w:t>)</w:t>
      </w:r>
      <w:r w:rsidR="00B277A2" w:rsidRPr="009C7A5B">
        <w:rPr>
          <w:rFonts w:cstheme="minorHAnsi"/>
        </w:rPr>
        <w:t xml:space="preserve"> make</w:t>
      </w:r>
      <w:r w:rsidR="00E33F25" w:rsidRPr="009C7A5B">
        <w:rPr>
          <w:rFonts w:cstheme="minorHAnsi"/>
        </w:rPr>
        <w:t>s</w:t>
      </w:r>
      <w:r w:rsidR="005B2B34" w:rsidRPr="009C7A5B">
        <w:rPr>
          <w:rFonts w:cstheme="minorHAnsi"/>
        </w:rPr>
        <w:t xml:space="preserve"> the</w:t>
      </w:r>
      <w:r w:rsidR="006E57F5" w:rsidRPr="009C7A5B">
        <w:rPr>
          <w:rFonts w:cstheme="minorHAnsi"/>
        </w:rPr>
        <w:t xml:space="preserve"> weather forecast</w:t>
      </w:r>
      <w:r w:rsidR="00AE52C1" w:rsidRPr="009C7A5B">
        <w:rPr>
          <w:rFonts w:cstheme="minorHAnsi"/>
        </w:rPr>
        <w:t>ing</w:t>
      </w:r>
      <w:r w:rsidR="006E57F5" w:rsidRPr="009C7A5B">
        <w:rPr>
          <w:rFonts w:cstheme="minorHAnsi"/>
        </w:rPr>
        <w:t xml:space="preserve"> community </w:t>
      </w:r>
      <w:r w:rsidR="009D0C9C" w:rsidRPr="009C7A5B">
        <w:rPr>
          <w:rFonts w:cstheme="minorHAnsi"/>
        </w:rPr>
        <w:t>consider</w:t>
      </w:r>
      <w:r w:rsidR="006E57F5" w:rsidRPr="009C7A5B">
        <w:rPr>
          <w:rFonts w:cstheme="minorHAnsi"/>
        </w:rPr>
        <w:t xml:space="preserve"> </w:t>
      </w:r>
      <w:r w:rsidR="00960F17" w:rsidRPr="009C7A5B">
        <w:rPr>
          <w:rFonts w:cstheme="minorHAnsi"/>
        </w:rPr>
        <w:t>whether things</w:t>
      </w:r>
      <w:r w:rsidR="006E57F5" w:rsidRPr="009C7A5B">
        <w:rPr>
          <w:rFonts w:cstheme="minorHAnsi"/>
        </w:rPr>
        <w:t xml:space="preserve"> </w:t>
      </w:r>
      <w:r w:rsidR="00960F17" w:rsidRPr="009C7A5B">
        <w:rPr>
          <w:rFonts w:cstheme="minorHAnsi"/>
        </w:rPr>
        <w:t xml:space="preserve">should change </w:t>
      </w:r>
      <w:r w:rsidR="00E529E8" w:rsidRPr="009C7A5B">
        <w:rPr>
          <w:rFonts w:cstheme="minorHAnsi"/>
        </w:rPr>
        <w:fldChar w:fldCharType="begin" w:fldLock="1"/>
      </w:r>
      <w:r w:rsidR="005930B1">
        <w:rPr>
          <w:rFonts w:cstheme="minorHAnsi"/>
        </w:rPr>
        <w:instrText>ADDIN CSL_CITATION {"citationItems":[{"id":"ITEM-1","itemData":{"author":[{"dropping-particle":"","family":"Stuart","given":"Neil A.","non-dropping-particle":"","parse-names":false,"suffix":""},{"dropping-particle":"","family":"Market","given":"Patrick S.","non-dropping-particle":"","parse-names":false,"suffix":""},{"dropping-particle":"","family":"Telfeyan","given":"Bruce","non-dropping-particle":"","parse-names":false,"suffix":""},{"dropping-particle":"","family":"Lackmann","given":"Gary M.","non-dropping-particle":"","parse-names":false,"suffix":""},{"dropping-particle":"","family":"Carey","given":"Kenneth","non-dropping-particle":"","parse-names":false,"suffix":""},{"dropping-particle":"","family":"Brooks","given":"Harold E.","non-dropping-particle":"","parse-names":false,"suffix":""},{"dropping-particle":"","family":"Nietfeld","given":"Daniel","non-dropping-particle":"","parse-names":false,"suffix":""},{"dropping-particle":"","family":"Motta","given":"Brian C.","non-dropping-particle":"","parse-names":false,"suffix":""},{"dropping-particle":"","family":"Reeves","given":"Ken","non-dropping-particle":"","parse-names":false,"suffix":""}],"container-title":"Bulletin of the American Meteorological Society","id":"ITEM-1","issue":"11","issued":{"date-parts":[["2006"]]},"page":"1497-1502","title":"The future of humans in an increasingly automated forecast process","type":"article-journal","volume":"87"},"uris":["http://www.mendeley.com/documents/?uuid=f5e80d21-7f69-3f45-8393-80062e628690"]},{"id":"ITEM-2","itemData":{"DOI":"10.1175/2008BAMS2657.1","author":[{"dropping-particle":"","family":"Sills","given":"David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forecaster","type":"article-journal","volume":"90"},"uris":["http://www.mendeley.com/documents/?uuid=ef8ad055-01ba-3343-af19-7e9ed8345fb7"]},{"id":"ITEM-3","itemData":{"DOI":"10.1175/2008WAF2222142.1","author":[{"dropping-particle":"","family":"Novak","given":"David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Forecasting","id":"ITEM-3","issue":"6","issued":{"date-parts":[["2008"]]},"page":"1069-1084","title":"Operational forecaster uncertainty needs and future roles","type":"article-journal","volume":"23"},"uris":["http://www.mendeley.com/documents/?uuid=d7a09696-bbc1-347e-b442-b80fecb56d15"]}],"mendeley":{"formattedCitation":"(Stuart &lt;i&gt;et al.&lt;/i&gt;, 2006; Novak &lt;i&gt;et al.&lt;/i&gt;, 2008; Sills, 2009)","plainTextFormattedCitation":"(Stuart et al., 2006; Novak et al., 2008; Sills, 2009)","previouslyFormattedCitation":"(Stuart &lt;i&gt;et al.&lt;/i&gt;, 2006; Novak &lt;i&gt;et al.&lt;/i&gt;, 2008; Sills, 2009)"},"properties":{"noteIndex":0},"schema":"https://github.com/citation-style-language/schema/raw/master/csl-citation.json"}</w:instrText>
      </w:r>
      <w:r w:rsidR="00E529E8" w:rsidRPr="009C7A5B">
        <w:rPr>
          <w:rFonts w:cstheme="minorHAnsi"/>
        </w:rPr>
        <w:fldChar w:fldCharType="separate"/>
      </w:r>
      <w:r w:rsidR="005B2B34" w:rsidRPr="009C7A5B">
        <w:rPr>
          <w:rFonts w:cstheme="minorHAnsi"/>
          <w:noProof/>
        </w:rPr>
        <w:t xml:space="preserve">(Stuart </w:t>
      </w:r>
      <w:r w:rsidR="005B2B34" w:rsidRPr="009C7A5B">
        <w:rPr>
          <w:rFonts w:cstheme="minorHAnsi"/>
          <w:i/>
          <w:noProof/>
        </w:rPr>
        <w:t>et al.</w:t>
      </w:r>
      <w:r w:rsidR="005B2B34" w:rsidRPr="009C7A5B">
        <w:rPr>
          <w:rFonts w:cstheme="minorHAnsi"/>
          <w:noProof/>
        </w:rPr>
        <w:t xml:space="preserve">, 2006; Novak </w:t>
      </w:r>
      <w:r w:rsidR="005B2B34" w:rsidRPr="009C7A5B">
        <w:rPr>
          <w:rFonts w:cstheme="minorHAnsi"/>
          <w:i/>
          <w:noProof/>
        </w:rPr>
        <w:t>et al.</w:t>
      </w:r>
      <w:r w:rsidR="005B2B34" w:rsidRPr="009C7A5B">
        <w:rPr>
          <w:rFonts w:cstheme="minorHAnsi"/>
          <w:noProof/>
        </w:rPr>
        <w:t>, 2008; Sills, 2009)</w:t>
      </w:r>
      <w:r w:rsidR="00E529E8" w:rsidRPr="009C7A5B">
        <w:rPr>
          <w:rFonts w:cstheme="minorHAnsi"/>
        </w:rPr>
        <w:fldChar w:fldCharType="end"/>
      </w:r>
      <w:r w:rsidR="005B2B34" w:rsidRPr="009C7A5B">
        <w:rPr>
          <w:rFonts w:cstheme="minorHAnsi"/>
        </w:rPr>
        <w:t xml:space="preserve">. </w:t>
      </w:r>
      <w:r w:rsidR="00E0079E" w:rsidRPr="009C7A5B">
        <w:rPr>
          <w:rFonts w:cstheme="minorHAnsi"/>
        </w:rPr>
        <w:t xml:space="preserve">Studies </w:t>
      </w:r>
      <w:r w:rsidR="00D142CD" w:rsidRPr="009C7A5B">
        <w:rPr>
          <w:rFonts w:cstheme="minorHAnsi"/>
        </w:rPr>
        <w:t xml:space="preserve">have shown </w:t>
      </w:r>
      <w:r w:rsidR="00A51EC3" w:rsidRPr="009C7A5B">
        <w:rPr>
          <w:rFonts w:cstheme="minorHAnsi"/>
        </w:rPr>
        <w:t>that</w:t>
      </w:r>
      <w:r w:rsidR="00E0079E" w:rsidRPr="009C7A5B">
        <w:rPr>
          <w:rFonts w:cstheme="minorHAnsi"/>
        </w:rPr>
        <w:t xml:space="preserve"> </w:t>
      </w:r>
      <w:r w:rsidR="00F45A28" w:rsidRPr="009C7A5B">
        <w:rPr>
          <w:rFonts w:cstheme="minorHAnsi"/>
        </w:rPr>
        <w:t>raw</w:t>
      </w:r>
      <w:r w:rsidR="004A1DCB" w:rsidRPr="009C7A5B">
        <w:rPr>
          <w:rFonts w:cstheme="minorHAnsi"/>
        </w:rPr>
        <w:t xml:space="preserve"> </w:t>
      </w:r>
      <w:r w:rsidR="00E0079E" w:rsidRPr="009C7A5B">
        <w:rPr>
          <w:rFonts w:cstheme="minorHAnsi"/>
        </w:rPr>
        <w:t>forecast</w:t>
      </w:r>
      <w:r w:rsidR="009B1E72" w:rsidRPr="009C7A5B">
        <w:rPr>
          <w:rFonts w:cstheme="minorHAnsi"/>
        </w:rPr>
        <w:t xml:space="preserve"> accuracy </w:t>
      </w:r>
      <w:r w:rsidR="00E0079E" w:rsidRPr="009C7A5B">
        <w:rPr>
          <w:rFonts w:cstheme="minorHAnsi"/>
        </w:rPr>
        <w:t xml:space="preserve">can </w:t>
      </w:r>
      <w:r w:rsidR="004A1DCB" w:rsidRPr="009C7A5B">
        <w:rPr>
          <w:rFonts w:cstheme="minorHAnsi"/>
        </w:rPr>
        <w:t xml:space="preserve">indeed </w:t>
      </w:r>
      <w:r w:rsidR="009B1E72" w:rsidRPr="009C7A5B">
        <w:rPr>
          <w:rFonts w:cstheme="minorHAnsi"/>
        </w:rPr>
        <w:t>be improved upon</w:t>
      </w:r>
      <w:r w:rsidR="00E0079E" w:rsidRPr="009C7A5B">
        <w:rPr>
          <w:rFonts w:cstheme="minorHAnsi"/>
        </w:rPr>
        <w:t xml:space="preserve"> us</w:t>
      </w:r>
      <w:r w:rsidR="009B1E72" w:rsidRPr="009C7A5B">
        <w:rPr>
          <w:rFonts w:cstheme="minorHAnsi"/>
        </w:rPr>
        <w:t xml:space="preserve">ing </w:t>
      </w:r>
      <w:r w:rsidR="00E0079E" w:rsidRPr="009C7A5B">
        <w:rPr>
          <w:rFonts w:cstheme="minorHAnsi"/>
        </w:rPr>
        <w:t>heuristics</w:t>
      </w:r>
      <w:r w:rsidR="00A5363A" w:rsidRPr="009C7A5B">
        <w:rPr>
          <w:rFonts w:cstheme="minorHAnsi"/>
        </w:rPr>
        <w:t xml:space="preserve">, </w:t>
      </w:r>
      <w:r w:rsidR="004D22B5" w:rsidRPr="009C7A5B">
        <w:rPr>
          <w:rFonts w:cstheme="minorHAnsi"/>
        </w:rPr>
        <w:t>e.g.</w:t>
      </w:r>
      <w:r w:rsidR="00A5363A" w:rsidRPr="009C7A5B">
        <w:rPr>
          <w:rFonts w:cstheme="minorHAnsi"/>
        </w:rPr>
        <w:t xml:space="preserve"> by </w:t>
      </w:r>
      <w:r w:rsidR="00481882" w:rsidRPr="009C7A5B">
        <w:rPr>
          <w:rFonts w:cstheme="minorHAnsi"/>
        </w:rPr>
        <w:t>understanding strengths and</w:t>
      </w:r>
      <w:r w:rsidR="003018F4" w:rsidRPr="009C7A5B">
        <w:rPr>
          <w:rFonts w:cstheme="minorHAnsi"/>
        </w:rPr>
        <w:t xml:space="preserve"> weakness</w:t>
      </w:r>
      <w:r w:rsidR="007252FF">
        <w:rPr>
          <w:rFonts w:cstheme="minorHAnsi"/>
        </w:rPr>
        <w:t>es</w:t>
      </w:r>
      <w:r w:rsidR="003018F4" w:rsidRPr="009C7A5B">
        <w:rPr>
          <w:rFonts w:cstheme="minorHAnsi"/>
        </w:rPr>
        <w:t xml:space="preserve"> in the model</w:t>
      </w:r>
      <w:r w:rsidR="00A5522F" w:rsidRPr="009C7A5B">
        <w:rPr>
          <w:rFonts w:cstheme="minorHAnsi"/>
        </w:rPr>
        <w:t xml:space="preserve"> in </w:t>
      </w:r>
      <w:r w:rsidR="003A6E97" w:rsidRPr="009C7A5B">
        <w:rPr>
          <w:rFonts w:cstheme="minorHAnsi"/>
        </w:rPr>
        <w:t xml:space="preserve">different </w:t>
      </w:r>
      <w:r w:rsidR="00A5522F" w:rsidRPr="009C7A5B">
        <w:rPr>
          <w:rFonts w:cstheme="minorHAnsi"/>
        </w:rPr>
        <w:t xml:space="preserve">weather </w:t>
      </w:r>
      <w:r w:rsidR="003018F4" w:rsidRPr="009C7A5B">
        <w:rPr>
          <w:rFonts w:cstheme="minorHAnsi"/>
        </w:rPr>
        <w:t>situations</w:t>
      </w:r>
      <w:r w:rsidR="00A51EC3" w:rsidRPr="009C7A5B">
        <w:rPr>
          <w:rFonts w:cstheme="minorHAnsi"/>
        </w:rPr>
        <w:t xml:space="preserve"> </w:t>
      </w:r>
      <w:r w:rsidR="00A51EC3" w:rsidRPr="009C7A5B">
        <w:rPr>
          <w:rFonts w:cstheme="minorHAnsi"/>
        </w:rPr>
        <w:fldChar w:fldCharType="begin" w:fldLock="1"/>
      </w:r>
      <w:r w:rsidR="00400EAD" w:rsidRPr="009C7A5B">
        <w:rPr>
          <w:rFonts w:cstheme="minorHAnsi"/>
        </w:rPr>
        <w:instrText>ADDIN CSL_CITATION {"citationItems":[{"id":"ITEM-1","itemData":{"author":[{"dropping-particle":"","family":"Murphy","given":"Allan H","non-dropping-particle":"","parse-names":false,"suffix":""},{"dropping-particle":"","family":"Winkler","given":"Robert L","non-dropping-particle":"","parse-names":false,"suffix":""}],"container-title":"National Weather Digest","id":"ITEM-1","issued":{"date-parts":[["1977"]]},"page":"2-9","title":"Can weather forecasters formulate reliable probability forecasts of precipitation and temperatures?","type":"article-journal","volume":"2"},"uris":["http://www.mendeley.com/documents/?uuid=7a816bac-6254-41d4-8318-f61b18a46475"]},{"id":"ITEM-2","itemData":{"DOI":"10.1175/2008BAMS2657.1","author":[{"dropping-particle":"","family":"Sills","given":"David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forecaster","type":"article-journal","volume":"90"},"uris":["http://www.mendeley.com/documents/?uuid=ef8ad055-01ba-3343-af19-7e9ed8345fb7"]}],"mendeley":{"formattedCitation":"(Murphy &amp; Winkler, 1977; Sills, 2009)","manualFormatting":"(Murphy &amp; Winkler, 1977; Carroll and Hewson, 2008; Sills, 2009)","plainTextFormattedCitation":"(Murphy &amp; Winkler, 1977; Sills, 2009)","previouslyFormattedCitation":"(Murphy &amp; Winkler, 1977; Sills, 2009)"},"properties":{"noteIndex":0},"schema":"https://github.com/citation-style-language/schema/raw/master/csl-citation.json"}</w:instrText>
      </w:r>
      <w:r w:rsidR="00A51EC3" w:rsidRPr="009C7A5B">
        <w:rPr>
          <w:rFonts w:cstheme="minorHAnsi"/>
        </w:rPr>
        <w:fldChar w:fldCharType="separate"/>
      </w:r>
      <w:r w:rsidR="00A51EC3" w:rsidRPr="009C7A5B">
        <w:rPr>
          <w:rFonts w:cstheme="minorHAnsi"/>
          <w:noProof/>
        </w:rPr>
        <w:t>(Murphy &amp; Winkler, 1977; Carroll and Hewson, 2008; Sills, 2009)</w:t>
      </w:r>
      <w:r w:rsidR="00A51EC3" w:rsidRPr="009C7A5B">
        <w:rPr>
          <w:rFonts w:cstheme="minorHAnsi"/>
        </w:rPr>
        <w:fldChar w:fldCharType="end"/>
      </w:r>
      <w:r w:rsidR="00A5522F" w:rsidRPr="009C7A5B">
        <w:rPr>
          <w:rFonts w:cstheme="minorHAnsi"/>
        </w:rPr>
        <w:t>.</w:t>
      </w:r>
      <w:r w:rsidR="007444D3" w:rsidRPr="009C7A5B">
        <w:rPr>
          <w:rFonts w:cstheme="minorHAnsi"/>
        </w:rPr>
        <w:t xml:space="preserve"> However, </w:t>
      </w:r>
      <w:r w:rsidR="009D6664" w:rsidRPr="009C7A5B">
        <w:rPr>
          <w:rFonts w:cstheme="minorHAnsi"/>
        </w:rPr>
        <w:t xml:space="preserve">it has also been shown that </w:t>
      </w:r>
      <w:r w:rsidR="007444D3" w:rsidRPr="009C7A5B">
        <w:rPr>
          <w:rFonts w:cstheme="minorHAnsi"/>
        </w:rPr>
        <w:t>heuristics</w:t>
      </w:r>
      <w:r w:rsidR="009D6664" w:rsidRPr="009C7A5B">
        <w:rPr>
          <w:rFonts w:cstheme="minorHAnsi"/>
        </w:rPr>
        <w:t xml:space="preserve"> can be a source of bias</w:t>
      </w:r>
      <w:r w:rsidR="00997DEB" w:rsidRPr="009C7A5B">
        <w:rPr>
          <w:rFonts w:cstheme="minorHAnsi"/>
        </w:rPr>
        <w:t>, particu</w:t>
      </w:r>
      <w:r w:rsidR="00597643" w:rsidRPr="009C7A5B">
        <w:rPr>
          <w:rFonts w:cstheme="minorHAnsi"/>
        </w:rPr>
        <w:t>larly</w:t>
      </w:r>
      <w:r w:rsidR="009D6664" w:rsidRPr="009C7A5B">
        <w:rPr>
          <w:rFonts w:cstheme="minorHAnsi"/>
        </w:rPr>
        <w:t xml:space="preserve"> </w:t>
      </w:r>
      <w:r w:rsidR="00BB4256" w:rsidRPr="009C7A5B">
        <w:rPr>
          <w:rFonts w:cstheme="minorHAnsi"/>
        </w:rPr>
        <w:t>in</w:t>
      </w:r>
      <w:r w:rsidR="009D6664" w:rsidRPr="009C7A5B">
        <w:rPr>
          <w:rFonts w:cstheme="minorHAnsi"/>
        </w:rPr>
        <w:t xml:space="preserve"> complex, less frequent </w:t>
      </w:r>
      <w:r w:rsidR="003347B1" w:rsidRPr="009C7A5B">
        <w:rPr>
          <w:rFonts w:cstheme="minorHAnsi"/>
        </w:rPr>
        <w:t>scenarios</w:t>
      </w:r>
      <w:r w:rsidR="009D6664" w:rsidRPr="009C7A5B">
        <w:rPr>
          <w:rFonts w:cstheme="minorHAnsi"/>
        </w:rPr>
        <w:t xml:space="preserve"> </w:t>
      </w:r>
      <w:r w:rsidR="009D6664" w:rsidRPr="009C7A5B">
        <w:rPr>
          <w:rFonts w:cstheme="minorHAnsi"/>
        </w:rPr>
        <w:fldChar w:fldCharType="begin" w:fldLock="1"/>
      </w:r>
      <w:r w:rsidR="009D6664" w:rsidRPr="009C7A5B">
        <w:rPr>
          <w:rFonts w:cstheme="minorHAnsi"/>
        </w:rPr>
        <w:instrText>ADDIN CSL_CITATION {"citationItems":[{"id":"ITEM-1","itemData":{"DOI":"10.1126/science.185.4157.1124","author":[{"dropping-particle":"","family":"Tversky","given":"Amos","non-dropping-particle":"","parse-names":false,"suffix":""},{"dropping-particle":"","family":"Kahneman","given":"Daniel","non-dropping-particle":"","parse-names":false,"suffix":""}],"container-title":"Science","id":"ITEM-1","issue":"4157","issued":{"date-parts":[["1974"]]},"page":"1124-1131","title":"Judgment under uncertainty: Heuristics and biases","type":"article-journal","volume":"185"},"uris":["http://www.mendeley.com/documents/?uuid=26303ee2-429d-32e3-9cb9-1653d8f87820"]}],"mendeley":{"formattedCitation":"(Tversky &amp; Kahneman, 1974)","plainTextFormattedCitation":"(Tversky &amp; Kahneman, 1974)","previouslyFormattedCitation":"(Tversky &amp; Kahneman, 1974)"},"properties":{"noteIndex":0},"schema":"https://github.com/citation-style-language/schema/raw/master/csl-citation.json"}</w:instrText>
      </w:r>
      <w:r w:rsidR="009D6664" w:rsidRPr="009C7A5B">
        <w:rPr>
          <w:rFonts w:cstheme="minorHAnsi"/>
        </w:rPr>
        <w:fldChar w:fldCharType="separate"/>
      </w:r>
      <w:r w:rsidR="009D6664" w:rsidRPr="009C7A5B">
        <w:rPr>
          <w:rFonts w:cstheme="minorHAnsi"/>
          <w:noProof/>
        </w:rPr>
        <w:t>(Tversky &amp; Kahneman, 1974)</w:t>
      </w:r>
      <w:r w:rsidR="009D6664" w:rsidRPr="009C7A5B">
        <w:rPr>
          <w:rFonts w:cstheme="minorHAnsi"/>
        </w:rPr>
        <w:fldChar w:fldCharType="end"/>
      </w:r>
      <w:r w:rsidR="009D6664" w:rsidRPr="009C7A5B">
        <w:rPr>
          <w:rFonts w:cstheme="minorHAnsi"/>
        </w:rPr>
        <w:t>.</w:t>
      </w:r>
      <w:r w:rsidR="000C2E62" w:rsidRPr="009C7A5B">
        <w:rPr>
          <w:rFonts w:cstheme="minorHAnsi"/>
        </w:rPr>
        <w:t xml:space="preserve"> </w:t>
      </w:r>
      <w:r w:rsidR="00C868F5" w:rsidRPr="009C7A5B">
        <w:rPr>
          <w:rFonts w:cstheme="minorHAnsi"/>
        </w:rPr>
        <w:t>In weather forecasting, a</w:t>
      </w:r>
      <w:r w:rsidR="000C2E62" w:rsidRPr="009C7A5B">
        <w:rPr>
          <w:rFonts w:cstheme="minorHAnsi"/>
        </w:rPr>
        <w:t>nchoring and adjustment, availability, representativeness, overconfidence</w:t>
      </w:r>
      <w:r w:rsidR="00714DE3" w:rsidRPr="009C7A5B">
        <w:rPr>
          <w:rFonts w:cstheme="minorHAnsi"/>
        </w:rPr>
        <w:t>, and inconsistency</w:t>
      </w:r>
      <w:r w:rsidR="000C2E62" w:rsidRPr="009C7A5B">
        <w:rPr>
          <w:rFonts w:cstheme="minorHAnsi"/>
        </w:rPr>
        <w:t xml:space="preserve"> are the main sources of </w:t>
      </w:r>
      <w:r w:rsidR="000F765C" w:rsidRPr="009C7A5B">
        <w:rPr>
          <w:rFonts w:cstheme="minorHAnsi"/>
        </w:rPr>
        <w:t xml:space="preserve">these </w:t>
      </w:r>
      <w:r w:rsidR="000C2E62" w:rsidRPr="009C7A5B">
        <w:rPr>
          <w:rFonts w:cstheme="minorHAnsi"/>
        </w:rPr>
        <w:t>biases</w:t>
      </w:r>
      <w:r w:rsidR="003A175C" w:rsidRPr="009C7A5B">
        <w:rPr>
          <w:rFonts w:cstheme="minorHAnsi"/>
        </w:rPr>
        <w:t xml:space="preserve"> </w:t>
      </w:r>
      <w:r w:rsidR="000C2E62" w:rsidRPr="009C7A5B">
        <w:rPr>
          <w:rFonts w:cstheme="minorHAnsi"/>
        </w:rPr>
        <w:fldChar w:fldCharType="begin" w:fldLock="1"/>
      </w:r>
      <w:r w:rsidR="000C2E62"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0C2E62" w:rsidRPr="009C7A5B">
        <w:rPr>
          <w:rFonts w:cstheme="minorHAnsi"/>
        </w:rPr>
        <w:fldChar w:fldCharType="separate"/>
      </w:r>
      <w:r w:rsidR="000C2E62" w:rsidRPr="009C7A5B">
        <w:rPr>
          <w:rFonts w:cstheme="minorHAnsi"/>
          <w:noProof/>
        </w:rPr>
        <w:t>(Doswell, 2004)</w:t>
      </w:r>
      <w:r w:rsidR="000C2E62" w:rsidRPr="009C7A5B">
        <w:rPr>
          <w:rFonts w:cstheme="minorHAnsi"/>
        </w:rPr>
        <w:fldChar w:fldCharType="end"/>
      </w:r>
      <w:r w:rsidR="000C2E62" w:rsidRPr="009C7A5B">
        <w:rPr>
          <w:rFonts w:cstheme="minorHAnsi"/>
        </w:rPr>
        <w:t xml:space="preserve">. </w:t>
      </w:r>
      <w:r w:rsidR="004C5916" w:rsidRPr="009C7A5B">
        <w:rPr>
          <w:rFonts w:cstheme="minorHAnsi"/>
        </w:rPr>
        <w:t xml:space="preserve">Anchoring and adjustment refers to the process by which quantitative uncertainty assessments begin with some anchoring value and </w:t>
      </w:r>
      <w:r w:rsidR="00821DD9" w:rsidRPr="009C7A5B">
        <w:rPr>
          <w:rFonts w:cstheme="minorHAnsi"/>
        </w:rPr>
        <w:t xml:space="preserve">thereby </w:t>
      </w:r>
      <w:r w:rsidR="004C5916" w:rsidRPr="009C7A5B">
        <w:rPr>
          <w:rFonts w:cstheme="minorHAnsi"/>
        </w:rPr>
        <w:t xml:space="preserve">tend to not </w:t>
      </w:r>
      <w:r w:rsidR="00821DD9" w:rsidRPr="009C7A5B">
        <w:rPr>
          <w:rFonts w:cstheme="minorHAnsi"/>
        </w:rPr>
        <w:t xml:space="preserve">fully </w:t>
      </w:r>
      <w:r w:rsidR="004C5916" w:rsidRPr="009C7A5B">
        <w:rPr>
          <w:rFonts w:cstheme="minorHAnsi"/>
        </w:rPr>
        <w:t>account for the available information. Availability refers to how readily relevant information comes to</w:t>
      </w:r>
      <w:r w:rsidR="00165E19" w:rsidRPr="009C7A5B">
        <w:rPr>
          <w:rFonts w:cstheme="minorHAnsi"/>
        </w:rPr>
        <w:t xml:space="preserve"> </w:t>
      </w:r>
      <w:r w:rsidR="00973306" w:rsidRPr="009C7A5B">
        <w:rPr>
          <w:rFonts w:cstheme="minorHAnsi"/>
        </w:rPr>
        <w:t>the fore</w:t>
      </w:r>
      <w:r w:rsidR="004C5916" w:rsidRPr="009C7A5B">
        <w:rPr>
          <w:rFonts w:cstheme="minorHAnsi"/>
        </w:rPr>
        <w:t xml:space="preserve"> when assessing uncertainty. </w:t>
      </w:r>
      <w:r w:rsidR="00653CE6" w:rsidRPr="009C7A5B">
        <w:rPr>
          <w:rFonts w:cstheme="minorHAnsi"/>
        </w:rPr>
        <w:t xml:space="preserve">Representativeness refers to </w:t>
      </w:r>
      <w:r w:rsidR="00D32D41" w:rsidRPr="009C7A5B">
        <w:rPr>
          <w:rFonts w:cstheme="minorHAnsi"/>
        </w:rPr>
        <w:t xml:space="preserve">whether </w:t>
      </w:r>
      <w:r w:rsidR="00653CE6" w:rsidRPr="009C7A5B">
        <w:rPr>
          <w:rFonts w:cstheme="minorHAnsi"/>
        </w:rPr>
        <w:t xml:space="preserve">the situation under consideration </w:t>
      </w:r>
      <w:r w:rsidR="00176680" w:rsidRPr="009C7A5B">
        <w:rPr>
          <w:rFonts w:cstheme="minorHAnsi"/>
        </w:rPr>
        <w:t>genuinely</w:t>
      </w:r>
      <w:r w:rsidR="00653CE6" w:rsidRPr="009C7A5B">
        <w:rPr>
          <w:rFonts w:cstheme="minorHAnsi"/>
        </w:rPr>
        <w:t xml:space="preserve"> fit</w:t>
      </w:r>
      <w:r w:rsidR="00176680" w:rsidRPr="009C7A5B">
        <w:rPr>
          <w:rFonts w:cstheme="minorHAnsi"/>
        </w:rPr>
        <w:t>s</w:t>
      </w:r>
      <w:r w:rsidR="00653CE6" w:rsidRPr="009C7A5B">
        <w:rPr>
          <w:rFonts w:cstheme="minorHAnsi"/>
        </w:rPr>
        <w:t xml:space="preserve"> </w:t>
      </w:r>
      <w:r w:rsidR="00D32D41" w:rsidRPr="009C7A5B">
        <w:rPr>
          <w:rFonts w:cstheme="minorHAnsi"/>
        </w:rPr>
        <w:t>a</w:t>
      </w:r>
      <w:r w:rsidR="00644B2F" w:rsidRPr="009C7A5B">
        <w:rPr>
          <w:rFonts w:cstheme="minorHAnsi"/>
        </w:rPr>
        <w:t xml:space="preserve"> </w:t>
      </w:r>
      <w:r w:rsidR="002D6F66" w:rsidRPr="009C7A5B">
        <w:rPr>
          <w:rFonts w:cstheme="minorHAnsi"/>
        </w:rPr>
        <w:t xml:space="preserve">pre-defined </w:t>
      </w:r>
      <w:r w:rsidR="00644B2F" w:rsidRPr="009C7A5B">
        <w:rPr>
          <w:rFonts w:cstheme="minorHAnsi"/>
        </w:rPr>
        <w:t>conceptual</w:t>
      </w:r>
      <w:r w:rsidR="00D32D41" w:rsidRPr="009C7A5B">
        <w:rPr>
          <w:rFonts w:cstheme="minorHAnsi"/>
        </w:rPr>
        <w:t xml:space="preserve"> </w:t>
      </w:r>
      <w:r w:rsidR="00653CE6" w:rsidRPr="009C7A5B">
        <w:rPr>
          <w:rFonts w:cstheme="minorHAnsi"/>
        </w:rPr>
        <w:t>model</w:t>
      </w:r>
      <w:r w:rsidR="00D32D41" w:rsidRPr="009C7A5B">
        <w:rPr>
          <w:rFonts w:cstheme="minorHAnsi"/>
        </w:rPr>
        <w:t xml:space="preserve">. </w:t>
      </w:r>
      <w:r w:rsidR="00147AF6" w:rsidRPr="009C7A5B">
        <w:rPr>
          <w:rFonts w:cstheme="minorHAnsi"/>
        </w:rPr>
        <w:t xml:space="preserve">Overconfidence </w:t>
      </w:r>
      <w:r w:rsidR="00F43264" w:rsidRPr="009C7A5B">
        <w:rPr>
          <w:rFonts w:cstheme="minorHAnsi"/>
        </w:rPr>
        <w:t xml:space="preserve">refers to </w:t>
      </w:r>
      <w:r w:rsidR="003F51AD" w:rsidRPr="009C7A5B">
        <w:rPr>
          <w:rFonts w:cstheme="minorHAnsi"/>
        </w:rPr>
        <w:t xml:space="preserve">the </w:t>
      </w:r>
      <w:r w:rsidR="008F50DE" w:rsidRPr="009C7A5B">
        <w:rPr>
          <w:rFonts w:cstheme="minorHAnsi"/>
        </w:rPr>
        <w:t>tendency for forecasters’ self-</w:t>
      </w:r>
      <w:r w:rsidR="00C92151" w:rsidRPr="009C7A5B">
        <w:rPr>
          <w:rFonts w:cstheme="minorHAnsi"/>
        </w:rPr>
        <w:t xml:space="preserve">belief, through experience, </w:t>
      </w:r>
      <w:r w:rsidR="00547C77" w:rsidRPr="009C7A5B">
        <w:rPr>
          <w:rFonts w:cstheme="minorHAnsi"/>
        </w:rPr>
        <w:t xml:space="preserve">to </w:t>
      </w:r>
      <w:r w:rsidR="00E5406B" w:rsidRPr="009C7A5B">
        <w:rPr>
          <w:rFonts w:cstheme="minorHAnsi"/>
        </w:rPr>
        <w:t xml:space="preserve">increasingly </w:t>
      </w:r>
      <w:r w:rsidR="00547C77" w:rsidRPr="009C7A5B">
        <w:rPr>
          <w:rFonts w:cstheme="minorHAnsi"/>
        </w:rPr>
        <w:t>outstep wha</w:t>
      </w:r>
      <w:r w:rsidR="00A85842" w:rsidRPr="009C7A5B">
        <w:rPr>
          <w:rFonts w:cstheme="minorHAnsi"/>
        </w:rPr>
        <w:t>t is actually the reality</w:t>
      </w:r>
      <w:r w:rsidR="0061278C" w:rsidRPr="009C7A5B">
        <w:rPr>
          <w:rFonts w:cstheme="minorHAnsi"/>
        </w:rPr>
        <w:t>.</w:t>
      </w:r>
      <w:r w:rsidR="00835690" w:rsidRPr="009C7A5B">
        <w:rPr>
          <w:rFonts w:cstheme="minorHAnsi"/>
        </w:rPr>
        <w:t xml:space="preserve"> </w:t>
      </w:r>
      <w:r w:rsidR="00AE4CE6" w:rsidRPr="009C7A5B">
        <w:rPr>
          <w:rFonts w:cstheme="minorHAnsi"/>
        </w:rPr>
        <w:t>Inconsistency refers to how the same input data</w:t>
      </w:r>
      <w:r w:rsidR="009C0D69" w:rsidRPr="009C7A5B">
        <w:rPr>
          <w:rFonts w:cstheme="minorHAnsi"/>
        </w:rPr>
        <w:t xml:space="preserve"> tends to</w:t>
      </w:r>
      <w:r w:rsidR="003A1CA2" w:rsidRPr="009C7A5B">
        <w:rPr>
          <w:rFonts w:cstheme="minorHAnsi"/>
        </w:rPr>
        <w:t xml:space="preserve"> </w:t>
      </w:r>
      <w:r w:rsidR="00AE4CE6" w:rsidRPr="009C7A5B">
        <w:rPr>
          <w:rFonts w:cstheme="minorHAnsi"/>
        </w:rPr>
        <w:t xml:space="preserve">not provide </w:t>
      </w:r>
      <w:r w:rsidR="00FF0462" w:rsidRPr="009C7A5B">
        <w:rPr>
          <w:rFonts w:cstheme="minorHAnsi"/>
        </w:rPr>
        <w:t xml:space="preserve">the same output. </w:t>
      </w:r>
    </w:p>
    <w:p w14:paraId="1CDC62F7" w14:textId="105DA8CA" w:rsidR="00297C0B" w:rsidRPr="009C7A5B" w:rsidRDefault="00D336CA" w:rsidP="00047901">
      <w:pPr>
        <w:rPr>
          <w:rFonts w:cstheme="minorHAnsi"/>
        </w:rPr>
      </w:pPr>
      <w:r w:rsidRPr="009C7A5B">
        <w:rPr>
          <w:rFonts w:cstheme="minorHAnsi"/>
          <w:noProof/>
        </w:rPr>
        <mc:AlternateContent>
          <mc:Choice Requires="wps">
            <w:drawing>
              <wp:anchor distT="0" distB="0" distL="114300" distR="114300" simplePos="0" relativeHeight="251637248" behindDoc="0" locked="0" layoutInCell="1" allowOverlap="1" wp14:anchorId="5CBF1440" wp14:editId="17B46289">
                <wp:simplePos x="0" y="0"/>
                <wp:positionH relativeFrom="margin">
                  <wp:align>right</wp:align>
                </wp:positionH>
                <wp:positionV relativeFrom="page">
                  <wp:posOffset>9251315</wp:posOffset>
                </wp:positionV>
                <wp:extent cx="6290310" cy="2381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6290310" cy="238125"/>
                        </a:xfrm>
                        <a:prstGeom prst="rect">
                          <a:avLst/>
                        </a:prstGeom>
                        <a:solidFill>
                          <a:prstClr val="white"/>
                        </a:solidFill>
                        <a:ln>
                          <a:noFill/>
                        </a:ln>
                      </wps:spPr>
                      <wps:txbx>
                        <w:txbxContent>
                          <w:p w14:paraId="35C55C02" w14:textId="54D2B2A6" w:rsidR="00A56B21" w:rsidRPr="002E4ACF" w:rsidRDefault="00A56B21" w:rsidP="007731F6">
                            <w:pPr>
                              <w:pStyle w:val="CaptionNew"/>
                              <w:keepLines/>
                              <w:rPr>
                                <w:sz w:val="20"/>
                              </w:rPr>
                            </w:pPr>
                            <w:bookmarkStart w:id="6"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CC6E1E">
                              <w:rPr>
                                <w:b/>
                                <w:bCs/>
                                <w:noProof/>
                              </w:rPr>
                              <w:t>2</w:t>
                            </w:r>
                            <w:r w:rsidRPr="004000E7">
                              <w:rPr>
                                <w:b/>
                                <w:bCs/>
                              </w:rPr>
                              <w:fldChar w:fldCharType="end"/>
                            </w:r>
                            <w:bookmarkEnd w:id="6"/>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1440" id="Text Box 4" o:spid="_x0000_s1027" type="#_x0000_t202" style="position:absolute;left:0;text-align:left;margin-left:444.1pt;margin-top:728.45pt;width:495.3pt;height:18.7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OKLwIAAGcEAAAOAAAAZHJzL2Uyb0RvYy54bWysVFFv2yAQfp+0/4B4X5ykXd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" stroked="f">
                <v:textbox inset="0,0,0,0">
                  <w:txbxContent>
                    <w:p w14:paraId="35C55C02" w14:textId="54D2B2A6" w:rsidR="00A56B21" w:rsidRPr="002E4ACF" w:rsidRDefault="00A56B21" w:rsidP="007731F6">
                      <w:pPr>
                        <w:pStyle w:val="CaptionNew"/>
                        <w:keepLines/>
                        <w:rPr>
                          <w:sz w:val="20"/>
                        </w:rPr>
                      </w:pPr>
                      <w:bookmarkStart w:id="7"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sidR="00CC6E1E">
                        <w:rPr>
                          <w:b/>
                          <w:bCs/>
                          <w:noProof/>
                        </w:rPr>
                        <w:t>2</w:t>
                      </w:r>
                      <w:r w:rsidRPr="004000E7">
                        <w:rPr>
                          <w:b/>
                          <w:bCs/>
                        </w:rPr>
                        <w:fldChar w:fldCharType="end"/>
                      </w:r>
                      <w:bookmarkEnd w:id="7"/>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v:textbox>
                <w10:wrap type="topAndBottom" anchorx="margin" anchory="page"/>
              </v:shape>
            </w:pict>
          </mc:Fallback>
        </mc:AlternateContent>
      </w:r>
      <w:r w:rsidR="0074599B" w:rsidRPr="009C7A5B">
        <w:rPr>
          <w:rFonts w:cstheme="minorHAnsi"/>
        </w:rPr>
        <w:t xml:space="preserve">ecPoint adopts the </w:t>
      </w:r>
      <w:r w:rsidR="00044C4E" w:rsidRPr="009C7A5B">
        <w:rPr>
          <w:rFonts w:cstheme="minorHAnsi"/>
        </w:rPr>
        <w:t xml:space="preserve">well-founded aspects of the </w:t>
      </w:r>
      <w:r w:rsidR="0074599B" w:rsidRPr="009C7A5B">
        <w:rPr>
          <w:rFonts w:cstheme="minorHAnsi"/>
        </w:rPr>
        <w:t>forecaster</w:t>
      </w:r>
      <w:r w:rsidR="00322E37" w:rsidRPr="009C7A5B">
        <w:rPr>
          <w:rFonts w:cstheme="minorHAnsi"/>
        </w:rPr>
        <w:t>’</w:t>
      </w:r>
      <w:r w:rsidR="0074599B" w:rsidRPr="009C7A5B">
        <w:rPr>
          <w:rFonts w:cstheme="minorHAnsi"/>
        </w:rPr>
        <w:t>s heuristic</w:t>
      </w:r>
      <w:r w:rsidR="00322E37" w:rsidRPr="009C7A5B">
        <w:rPr>
          <w:rFonts w:cstheme="minorHAnsi"/>
        </w:rPr>
        <w:t xml:space="preserve"> approach,</w:t>
      </w:r>
      <w:r w:rsidR="0074599B" w:rsidRPr="009C7A5B">
        <w:rPr>
          <w:rFonts w:cstheme="minorHAnsi"/>
        </w:rPr>
        <w:t xml:space="preserve"> </w:t>
      </w:r>
      <w:r w:rsidR="00F24A9E" w:rsidRPr="009C7A5B">
        <w:rPr>
          <w:rFonts w:cstheme="minorHAnsi"/>
        </w:rPr>
        <w:t>whilst</w:t>
      </w:r>
      <w:r w:rsidR="00A2379E" w:rsidRPr="009C7A5B">
        <w:rPr>
          <w:rFonts w:cstheme="minorHAnsi"/>
        </w:rPr>
        <w:t xml:space="preserve"> simultaneously</w:t>
      </w:r>
      <w:r w:rsidR="0074599B" w:rsidRPr="009C7A5B">
        <w:rPr>
          <w:rFonts w:cstheme="minorHAnsi"/>
        </w:rPr>
        <w:t xml:space="preserve"> </w:t>
      </w:r>
      <w:r w:rsidR="00A2379E" w:rsidRPr="009C7A5B">
        <w:rPr>
          <w:rFonts w:cstheme="minorHAnsi"/>
        </w:rPr>
        <w:t xml:space="preserve">addressing </w:t>
      </w:r>
      <w:r w:rsidR="00F77271" w:rsidRPr="009C7A5B">
        <w:rPr>
          <w:rFonts w:cstheme="minorHAnsi"/>
        </w:rPr>
        <w:t>its</w:t>
      </w:r>
      <w:r w:rsidR="00A62401" w:rsidRPr="009C7A5B">
        <w:rPr>
          <w:rFonts w:cstheme="minorHAnsi"/>
        </w:rPr>
        <w:t xml:space="preserve"> innate limitations and biases</w:t>
      </w:r>
      <w:r w:rsidR="00BB0ACB" w:rsidRPr="009C7A5B">
        <w:rPr>
          <w:rFonts w:cstheme="minorHAnsi"/>
        </w:rPr>
        <w:t xml:space="preserve"> </w:t>
      </w:r>
      <w:r w:rsidR="00A62401" w:rsidRPr="009C7A5B">
        <w:rPr>
          <w:rFonts w:cstheme="minorHAnsi"/>
        </w:rPr>
        <w:t>(</w:t>
      </w:r>
      <w:r w:rsidR="00972F23">
        <w:rPr>
          <w:rFonts w:cstheme="minorHAnsi"/>
        </w:rPr>
        <w:fldChar w:fldCharType="begin"/>
      </w:r>
      <w:r w:rsidR="00972F23">
        <w:rPr>
          <w:rFonts w:cstheme="minorHAnsi"/>
        </w:rPr>
        <w:instrText xml:space="preserve"> REF _Ref77283797 \h </w:instrText>
      </w:r>
      <w:r w:rsidR="00972F23">
        <w:rPr>
          <w:rFonts w:cstheme="minorHAnsi"/>
        </w:rPr>
      </w:r>
      <w:r w:rsidR="00972F23">
        <w:rPr>
          <w:rFonts w:cstheme="minorHAnsi"/>
        </w:rPr>
        <w:fldChar w:fldCharType="separate"/>
      </w:r>
      <w:r w:rsidR="00CC6E1E" w:rsidRPr="004000E7">
        <w:rPr>
          <w:b/>
          <w:bCs/>
        </w:rPr>
        <w:t xml:space="preserve">Fig. </w:t>
      </w:r>
      <w:r w:rsidR="00CC6E1E">
        <w:rPr>
          <w:b/>
          <w:bCs/>
          <w:noProof/>
        </w:rPr>
        <w:t>2</w:t>
      </w:r>
      <w:r w:rsidR="00972F23">
        <w:rPr>
          <w:rFonts w:cstheme="minorHAnsi"/>
        </w:rPr>
        <w:fldChar w:fldCharType="end"/>
      </w:r>
      <w:r w:rsidR="00A62401" w:rsidRPr="009C7A5B">
        <w:rPr>
          <w:rFonts w:cstheme="minorHAnsi"/>
        </w:rPr>
        <w:t>)</w:t>
      </w:r>
      <w:r w:rsidR="00FB255A" w:rsidRPr="009C7A5B">
        <w:rPr>
          <w:rFonts w:cstheme="minorHAnsi"/>
        </w:rPr>
        <w:t>.</w:t>
      </w:r>
      <w:r w:rsidR="005E33D9" w:rsidRPr="009C7A5B">
        <w:rPr>
          <w:rFonts w:cstheme="minorHAnsi"/>
        </w:rPr>
        <w:t xml:space="preserve"> </w:t>
      </w:r>
      <w:r w:rsidR="009E023E" w:rsidRPr="009C7A5B">
        <w:rPr>
          <w:rFonts w:cstheme="minorHAnsi"/>
        </w:rPr>
        <w:t>F</w:t>
      </w:r>
      <w:r w:rsidR="005E33D9" w:rsidRPr="009C7A5B">
        <w:rPr>
          <w:rFonts w:cstheme="minorHAnsi"/>
        </w:rPr>
        <w:t xml:space="preserve">orecasters </w:t>
      </w:r>
      <w:r w:rsidR="009E023E" w:rsidRPr="009C7A5B">
        <w:rPr>
          <w:rFonts w:cstheme="minorHAnsi"/>
        </w:rPr>
        <w:t xml:space="preserve">effectively perform subjective calibration </w:t>
      </w:r>
      <w:r w:rsidR="000D2432" w:rsidRPr="009C7A5B">
        <w:rPr>
          <w:rFonts w:cstheme="minorHAnsi"/>
        </w:rPr>
        <w:t xml:space="preserve">by </w:t>
      </w:r>
      <w:r w:rsidR="005E33D9" w:rsidRPr="009C7A5B">
        <w:rPr>
          <w:rFonts w:cstheme="minorHAnsi"/>
        </w:rPr>
        <w:t>relat</w:t>
      </w:r>
      <w:r w:rsidR="000D2432" w:rsidRPr="009C7A5B">
        <w:rPr>
          <w:rFonts w:cstheme="minorHAnsi"/>
        </w:rPr>
        <w:t>ing</w:t>
      </w:r>
      <w:r w:rsidR="00344FC7" w:rsidRPr="009C7A5B">
        <w:rPr>
          <w:rFonts w:cstheme="minorHAnsi"/>
        </w:rPr>
        <w:t xml:space="preserve"> </w:t>
      </w:r>
      <w:r w:rsidR="00545C14" w:rsidRPr="009C7A5B">
        <w:rPr>
          <w:rFonts w:cstheme="minorHAnsi"/>
        </w:rPr>
        <w:t xml:space="preserve">upcoming </w:t>
      </w:r>
      <w:r w:rsidR="00AC2770" w:rsidRPr="009C7A5B">
        <w:rPr>
          <w:rFonts w:cstheme="minorHAnsi"/>
        </w:rPr>
        <w:t xml:space="preserve">weather patterns to their </w:t>
      </w:r>
      <w:r w:rsidR="00CA4686" w:rsidRPr="009C7A5B">
        <w:rPr>
          <w:rFonts w:cstheme="minorHAnsi"/>
        </w:rPr>
        <w:t xml:space="preserve">past </w:t>
      </w:r>
      <w:r w:rsidR="00AC2770" w:rsidRPr="009C7A5B">
        <w:rPr>
          <w:rFonts w:cstheme="minorHAnsi"/>
        </w:rPr>
        <w:t>experience</w:t>
      </w:r>
      <w:r w:rsidR="00A150E6" w:rsidRPr="009C7A5B">
        <w:rPr>
          <w:rFonts w:cstheme="minorHAnsi"/>
        </w:rPr>
        <w:t xml:space="preserve"> </w:t>
      </w:r>
      <w:r w:rsidR="00A405A8" w:rsidRPr="009C7A5B">
        <w:rPr>
          <w:rFonts w:cstheme="minorHAnsi"/>
        </w:rPr>
        <w:t xml:space="preserve">of similar scenarios, </w:t>
      </w:r>
      <w:r w:rsidR="00344FC7" w:rsidRPr="009C7A5B">
        <w:rPr>
          <w:rFonts w:cstheme="minorHAnsi"/>
        </w:rPr>
        <w:t xml:space="preserve">using </w:t>
      </w:r>
      <w:r w:rsidR="006F7B46" w:rsidRPr="009C7A5B">
        <w:rPr>
          <w:rFonts w:cstheme="minorHAnsi"/>
        </w:rPr>
        <w:t>local observations</w:t>
      </w:r>
      <w:r w:rsidR="00380A26" w:rsidRPr="009C7A5B">
        <w:rPr>
          <w:rFonts w:cstheme="minorHAnsi"/>
        </w:rPr>
        <w:t xml:space="preserve">. This can </w:t>
      </w:r>
      <w:r w:rsidR="000D2432" w:rsidRPr="009C7A5B">
        <w:rPr>
          <w:rFonts w:cstheme="minorHAnsi"/>
        </w:rPr>
        <w:t>lead to</w:t>
      </w:r>
      <w:r w:rsidR="00380A26" w:rsidRPr="009C7A5B">
        <w:rPr>
          <w:rFonts w:cstheme="minorHAnsi"/>
        </w:rPr>
        <w:t xml:space="preserve"> represent</w:t>
      </w:r>
      <w:r w:rsidR="008D3FC1" w:rsidRPr="009C7A5B">
        <w:rPr>
          <w:rFonts w:cstheme="minorHAnsi"/>
        </w:rPr>
        <w:t>ivity</w:t>
      </w:r>
      <w:r w:rsidR="00380A26" w:rsidRPr="009C7A5B">
        <w:rPr>
          <w:rFonts w:cstheme="minorHAnsi"/>
        </w:rPr>
        <w:t xml:space="preserve"> and</w:t>
      </w:r>
      <w:r w:rsidR="002D39DA" w:rsidRPr="009C7A5B">
        <w:rPr>
          <w:rFonts w:cstheme="minorHAnsi"/>
        </w:rPr>
        <w:t xml:space="preserve"> </w:t>
      </w:r>
      <w:r w:rsidR="00FD164A" w:rsidRPr="009C7A5B">
        <w:rPr>
          <w:rFonts w:cstheme="minorHAnsi"/>
        </w:rPr>
        <w:t>availability</w:t>
      </w:r>
      <w:r w:rsidR="006F7B46" w:rsidRPr="009C7A5B">
        <w:rPr>
          <w:rFonts w:cstheme="minorHAnsi"/>
        </w:rPr>
        <w:t xml:space="preserve"> bias</w:t>
      </w:r>
      <w:r w:rsidR="008D3FC1" w:rsidRPr="009C7A5B">
        <w:rPr>
          <w:rFonts w:cstheme="minorHAnsi"/>
        </w:rPr>
        <w:t>es</w:t>
      </w:r>
      <w:r w:rsidR="00856261" w:rsidRPr="009C7A5B">
        <w:rPr>
          <w:rFonts w:cstheme="minorHAnsi"/>
        </w:rPr>
        <w:t>.</w:t>
      </w:r>
      <w:r w:rsidR="006D175F" w:rsidRPr="009C7A5B">
        <w:rPr>
          <w:rFonts w:cstheme="minorHAnsi"/>
        </w:rPr>
        <w:t xml:space="preserve"> Forecasters then intuitively generate qualitative probabilities. This can lead to inconsistency, overconfidence and anchoring and adjustment bias.</w:t>
      </w:r>
      <w:r w:rsidR="00DF3C16" w:rsidRPr="009C7A5B">
        <w:rPr>
          <w:rFonts w:cstheme="minorHAnsi"/>
        </w:rPr>
        <w:t xml:space="preserve"> </w:t>
      </w:r>
      <w:r w:rsidR="00850DB6" w:rsidRPr="009C7A5B">
        <w:rPr>
          <w:rFonts w:cstheme="minorHAnsi"/>
        </w:rPr>
        <w:t xml:space="preserve">Meanwhile, ecPoint uses expert elicitation and statistical tests to </w:t>
      </w:r>
      <w:r w:rsidR="006D175F" w:rsidRPr="009C7A5B">
        <w:rPr>
          <w:rFonts w:cstheme="minorHAnsi"/>
        </w:rPr>
        <w:t>calibrate the forecasts</w:t>
      </w:r>
      <w:r w:rsidR="00850DB6" w:rsidRPr="009C7A5B">
        <w:rPr>
          <w:rFonts w:cstheme="minorHAnsi"/>
        </w:rPr>
        <w:t xml:space="preserve"> using </w:t>
      </w:r>
      <w:r w:rsidR="00850DB6" w:rsidRPr="009C7A5B">
        <w:rPr>
          <w:rFonts w:cstheme="minorHAnsi"/>
          <w:i/>
          <w:iCs/>
        </w:rPr>
        <w:t>global</w:t>
      </w:r>
      <w:r w:rsidR="00850DB6" w:rsidRPr="009C7A5B">
        <w:rPr>
          <w:rFonts w:cstheme="minorHAnsi"/>
        </w:rPr>
        <w:t xml:space="preserve"> data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850DB6" w:rsidRPr="009C7A5B">
        <w:rPr>
          <w:rFonts w:cstheme="minorHAnsi"/>
        </w:rPr>
        <w:fldChar w:fldCharType="end"/>
      </w:r>
      <w:r w:rsidR="00850DB6" w:rsidRPr="009C7A5B">
        <w:rPr>
          <w:rFonts w:cstheme="minorHAnsi"/>
          <w:b/>
          <w:bCs/>
        </w:rPr>
        <w:t>a</w:t>
      </w:r>
      <w:r w:rsidR="00850DB6" w:rsidRPr="009C7A5B">
        <w:rPr>
          <w:rFonts w:cstheme="minorHAnsi"/>
        </w:rPr>
        <w:t xml:space="preserve">). </w:t>
      </w:r>
      <w:r w:rsidR="006D175F" w:rsidRPr="009C7A5B">
        <w:rPr>
          <w:rFonts w:cstheme="minorHAnsi"/>
        </w:rPr>
        <w:t>It then</w:t>
      </w:r>
      <w:r w:rsidR="00850DB6" w:rsidRPr="009C7A5B">
        <w:rPr>
          <w:rFonts w:cstheme="minorHAnsi"/>
        </w:rPr>
        <w:t xml:space="preserve"> applies an objective process, involving</w:t>
      </w:r>
      <w:r w:rsidR="006D175F" w:rsidRPr="009C7A5B">
        <w:rPr>
          <w:rFonts w:cstheme="minorHAnsi"/>
        </w:rPr>
        <w:t xml:space="preserve"> simple</w:t>
      </w:r>
      <w:r w:rsidR="00850DB6" w:rsidRPr="009C7A5B">
        <w:rPr>
          <w:rFonts w:cstheme="minorHAnsi"/>
        </w:rPr>
        <w:t xml:space="preserve"> mathematical transformations that are fully informed by the past performance</w:t>
      </w:r>
      <w:r w:rsidR="006D175F" w:rsidRPr="009C7A5B">
        <w:rPr>
          <w:rFonts w:cstheme="minorHAnsi"/>
        </w:rPr>
        <w:t xml:space="preserve"> to </w:t>
      </w:r>
      <w:r w:rsidR="00A84653" w:rsidRPr="009C7A5B">
        <w:rPr>
          <w:rFonts w:cstheme="minorHAnsi"/>
        </w:rPr>
        <w:t>generate objective probabilities</w:t>
      </w:r>
      <w:r w:rsidR="00850DB6" w:rsidRPr="009C7A5B">
        <w:rPr>
          <w:rFonts w:cstheme="minorHAnsi"/>
        </w:rPr>
        <w:t xml:space="preserve">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850DB6" w:rsidRPr="009C7A5B">
        <w:rPr>
          <w:rFonts w:cstheme="minorHAnsi"/>
        </w:rPr>
        <w:fldChar w:fldCharType="end"/>
      </w:r>
      <w:r w:rsidR="00850DB6" w:rsidRPr="009C7A5B">
        <w:rPr>
          <w:rFonts w:cstheme="minorHAnsi"/>
          <w:b/>
          <w:bCs/>
        </w:rPr>
        <w:t>b</w:t>
      </w:r>
      <w:r w:rsidR="00850DB6" w:rsidRPr="009C7A5B">
        <w:rPr>
          <w:rFonts w:cstheme="minorHAnsi"/>
        </w:rPr>
        <w:t>).</w:t>
      </w:r>
      <w:r w:rsidR="00D82042" w:rsidRPr="009C7A5B">
        <w:rPr>
          <w:rFonts w:cstheme="minorHAnsi"/>
        </w:rPr>
        <w:t xml:space="preserve"> ecPoint </w:t>
      </w:r>
      <w:r w:rsidR="00047901" w:rsidRPr="009C7A5B">
        <w:rPr>
          <w:rFonts w:cstheme="minorHAnsi"/>
        </w:rPr>
        <w:t>then provides</w:t>
      </w:r>
      <w:r w:rsidR="00F735E3" w:rsidRPr="009C7A5B">
        <w:rPr>
          <w:rFonts w:cstheme="minorHAnsi"/>
        </w:rPr>
        <w:t xml:space="preserve"> </w:t>
      </w:r>
      <w:r w:rsidR="00C77C15" w:rsidRPr="009C7A5B">
        <w:rPr>
          <w:rFonts w:cstheme="minorHAnsi"/>
        </w:rPr>
        <w:t xml:space="preserve">a </w:t>
      </w:r>
      <w:r w:rsidR="00F735E3" w:rsidRPr="009C7A5B">
        <w:rPr>
          <w:rFonts w:cstheme="minorHAnsi"/>
        </w:rPr>
        <w:t xml:space="preserve">dynamical calibration process </w:t>
      </w:r>
      <w:r w:rsidR="007731F6" w:rsidRPr="009C7A5B">
        <w:rPr>
          <w:rFonts w:cstheme="minorHAnsi"/>
        </w:rPr>
        <w:t xml:space="preserve">that </w:t>
      </w:r>
      <w:r w:rsidR="00935110" w:rsidRPr="009C7A5B">
        <w:rPr>
          <w:rFonts w:cstheme="minorHAnsi"/>
        </w:rPr>
        <w:t>favours a quick and cost-effective adaptation to</w:t>
      </w:r>
      <w:r w:rsidR="00E271C6" w:rsidRPr="009C7A5B">
        <w:rPr>
          <w:rFonts w:cstheme="minorHAnsi"/>
        </w:rPr>
        <w:t xml:space="preserve"> any</w:t>
      </w:r>
      <w:r w:rsidR="00935110" w:rsidRPr="009C7A5B">
        <w:rPr>
          <w:rFonts w:cstheme="minorHAnsi"/>
        </w:rPr>
        <w:t xml:space="preserve"> new model versions</w:t>
      </w:r>
      <w:r w:rsidR="003F53A1" w:rsidRPr="009C7A5B">
        <w:rPr>
          <w:rFonts w:cstheme="minorHAnsi"/>
        </w:rPr>
        <w:t xml:space="preserve">, which </w:t>
      </w:r>
      <w:r w:rsidR="00061415" w:rsidRPr="009C7A5B">
        <w:rPr>
          <w:rFonts w:cstheme="minorHAnsi"/>
        </w:rPr>
        <w:t xml:space="preserve">in the heuristic approach </w:t>
      </w:r>
      <w:r w:rsidR="00D95427" w:rsidRPr="009C7A5B">
        <w:rPr>
          <w:rFonts w:cstheme="minorHAnsi"/>
        </w:rPr>
        <w:t xml:space="preserve">would </w:t>
      </w:r>
      <w:r w:rsidR="00061415" w:rsidRPr="009C7A5B">
        <w:rPr>
          <w:rFonts w:cstheme="minorHAnsi"/>
        </w:rPr>
        <w:t xml:space="preserve">require </w:t>
      </w:r>
      <w:r w:rsidR="00345305" w:rsidRPr="009C7A5B">
        <w:rPr>
          <w:rFonts w:cstheme="minorHAnsi"/>
        </w:rPr>
        <w:t>a</w:t>
      </w:r>
      <w:r w:rsidR="003F53A1" w:rsidRPr="009C7A5B">
        <w:rPr>
          <w:rFonts w:cstheme="minorHAnsi"/>
        </w:rPr>
        <w:t xml:space="preserve"> </w:t>
      </w:r>
      <w:r w:rsidR="00061415" w:rsidRPr="009C7A5B">
        <w:rPr>
          <w:rFonts w:cstheme="minorHAnsi"/>
        </w:rPr>
        <w:t xml:space="preserve">costly </w:t>
      </w:r>
      <w:r w:rsidR="00345305" w:rsidRPr="009C7A5B">
        <w:rPr>
          <w:rFonts w:cstheme="minorHAnsi"/>
        </w:rPr>
        <w:t xml:space="preserve">assignment </w:t>
      </w:r>
      <w:r w:rsidR="00061415" w:rsidRPr="009C7A5B">
        <w:rPr>
          <w:rFonts w:cstheme="minorHAnsi"/>
        </w:rPr>
        <w:t xml:space="preserve">of </w:t>
      </w:r>
      <w:r w:rsidR="003F53A1" w:rsidRPr="009C7A5B">
        <w:rPr>
          <w:rFonts w:cstheme="minorHAnsi"/>
        </w:rPr>
        <w:t>human resources</w:t>
      </w:r>
      <w:r w:rsidR="00D95427" w:rsidRPr="009C7A5B">
        <w:rPr>
          <w:rFonts w:cstheme="minorHAnsi"/>
        </w:rPr>
        <w:t xml:space="preserve"> to maintain </w:t>
      </w:r>
      <w:r w:rsidR="00F519B5" w:rsidRPr="009C7A5B">
        <w:rPr>
          <w:rFonts w:cstheme="minorHAnsi"/>
        </w:rPr>
        <w:t>the</w:t>
      </w:r>
      <w:r w:rsidR="00D95427" w:rsidRPr="009C7A5B">
        <w:rPr>
          <w:rFonts w:cstheme="minorHAnsi"/>
        </w:rPr>
        <w:t xml:space="preserve"> forecaster advantage</w:t>
      </w:r>
      <w:r w:rsidR="00A37BFB" w:rsidRPr="009C7A5B">
        <w:rPr>
          <w:rFonts w:cstheme="minorHAnsi"/>
        </w:rPr>
        <w:t>.</w:t>
      </w:r>
      <w:r w:rsidR="005231BD" w:rsidRPr="009C7A5B">
        <w:rPr>
          <w:rFonts w:cstheme="minorHAnsi"/>
        </w:rPr>
        <w:t xml:space="preserve"> </w:t>
      </w:r>
      <w:r>
        <w:rPr>
          <w:rFonts w:cstheme="minorHAnsi"/>
          <w:noProof/>
        </w:rPr>
        <w:drawing>
          <wp:inline distT="0" distB="0" distL="0" distR="0" wp14:anchorId="6C2A3CD5" wp14:editId="7F7D0FB8">
            <wp:extent cx="6299835" cy="3593465"/>
            <wp:effectExtent l="0" t="0" r="5715" b="698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835" cy="3593465"/>
                    </a:xfrm>
                    <a:prstGeom prst="rect">
                      <a:avLst/>
                    </a:prstGeom>
                  </pic:spPr>
                </pic:pic>
              </a:graphicData>
            </a:graphic>
          </wp:inline>
        </w:drawing>
      </w:r>
    </w:p>
    <w:p w14:paraId="1E3D08C2" w14:textId="723CA3CA" w:rsidR="00297C0B" w:rsidRPr="009C7A5B" w:rsidRDefault="004A5F22" w:rsidP="004A5F22">
      <w:pPr>
        <w:pStyle w:val="Titolo2"/>
        <w:rPr>
          <w:rFonts w:cstheme="minorHAnsi"/>
        </w:rPr>
      </w:pPr>
      <w:r w:rsidRPr="009C7A5B">
        <w:rPr>
          <w:rFonts w:cstheme="minorHAnsi"/>
        </w:rPr>
        <w:lastRenderedPageBreak/>
        <w:t>ecPoint-Rainfall</w:t>
      </w:r>
    </w:p>
    <w:p w14:paraId="21AD5A85" w14:textId="06A3CBF4" w:rsidR="00F0747B" w:rsidRPr="009C7A5B" w:rsidRDefault="00597915" w:rsidP="004A5F22">
      <w:pPr>
        <w:rPr>
          <w:rFonts w:cstheme="minorHAnsi"/>
        </w:rPr>
      </w:pPr>
      <w:r w:rsidRPr="009C7A5B">
        <w:rPr>
          <w:rFonts w:cstheme="minorHAnsi"/>
        </w:rPr>
        <w:t xml:space="preserve">ecPoint-Rainfall </w:t>
      </w:r>
      <w:r w:rsidRPr="00A56B21">
        <w:rPr>
          <w:rFonts w:cstheme="minorHAnsi"/>
        </w:rPr>
        <w:t xml:space="preserve">is </w:t>
      </w:r>
      <w:r w:rsidR="008A642A" w:rsidRPr="00A56B21">
        <w:rPr>
          <w:rFonts w:cstheme="minorHAnsi"/>
        </w:rPr>
        <w:t>a</w:t>
      </w:r>
      <w:r w:rsidRPr="009C7A5B">
        <w:rPr>
          <w:rFonts w:cstheme="minorHAnsi"/>
        </w:rPr>
        <w:t xml:space="preserve"> product branch of the ecPoint</w:t>
      </w:r>
      <w:r w:rsidR="00F519B5" w:rsidRPr="009C7A5B">
        <w:rPr>
          <w:rFonts w:cstheme="minorHAnsi"/>
        </w:rPr>
        <w:t xml:space="preserve"> </w:t>
      </w:r>
      <w:r w:rsidRPr="009C7A5B">
        <w:rPr>
          <w:rFonts w:cstheme="minorHAnsi"/>
        </w:rPr>
        <w:t>family</w:t>
      </w:r>
      <w:r w:rsidR="00A56B21">
        <w:rPr>
          <w:rStyle w:val="Rimandonotaapidipagina"/>
          <w:rFonts w:cstheme="minorHAnsi"/>
        </w:rPr>
        <w:footnoteReference w:id="2"/>
      </w:r>
      <w:r w:rsidRPr="009C7A5B">
        <w:rPr>
          <w:rFonts w:cstheme="minorHAnsi"/>
        </w:rPr>
        <w:t xml:space="preserve"> that post-processes raw NWP rainfall forecasts to mirror rain gauge measurements. 12-hourly rainfall forecasts from the 00 and 12 UTC run of the ECMWF ensemble (ENS) are currently post-processed operationally, up to day 10. The outputs (percentiles from 1</w:t>
      </w:r>
      <w:r w:rsidRPr="009C7A5B">
        <w:rPr>
          <w:rFonts w:cstheme="minorHAnsi"/>
          <w:vertAlign w:val="superscript"/>
        </w:rPr>
        <w:t>st</w:t>
      </w:r>
      <w:r w:rsidRPr="009C7A5B">
        <w:rPr>
          <w:rFonts w:cstheme="minorHAnsi"/>
        </w:rPr>
        <w:t xml:space="preserve"> to 99</w:t>
      </w:r>
      <w:r w:rsidRPr="009C7A5B">
        <w:rPr>
          <w:rFonts w:cstheme="minorHAnsi"/>
          <w:vertAlign w:val="superscript"/>
        </w:rPr>
        <w:t>th</w:t>
      </w:r>
      <w:r w:rsidRPr="009C7A5B">
        <w:rPr>
          <w:rFonts w:cstheme="minorHAnsi"/>
        </w:rPr>
        <w:t>) are available for visualization on ecCharts</w:t>
      </w:r>
      <w:r w:rsidRPr="009C7A5B">
        <w:rPr>
          <w:rStyle w:val="Rimandonotaapidipagina"/>
          <w:rFonts w:cstheme="minorHAnsi"/>
        </w:rPr>
        <w:footnoteReference w:id="3"/>
      </w:r>
      <w:r w:rsidRPr="009C7A5B">
        <w:rPr>
          <w:rFonts w:cstheme="minorHAnsi"/>
        </w:rPr>
        <w:t xml:space="preserve"> in the form of map plots of percentiles (</w:t>
      </w:r>
      <w:r w:rsidR="00DB3B01" w:rsidRPr="009C7A5B">
        <w:rPr>
          <w:rFonts w:cstheme="minorHAnsi"/>
        </w:rPr>
        <w:fldChar w:fldCharType="begin"/>
      </w:r>
      <w:r w:rsidR="00DB3B01" w:rsidRPr="009C7A5B">
        <w:rPr>
          <w:rFonts w:cstheme="minorHAnsi"/>
        </w:rPr>
        <w:instrText xml:space="preserve"> REF _Ref76417201 \h </w:instrText>
      </w:r>
      <w:r w:rsidR="009C7A5B">
        <w:rPr>
          <w:rFonts w:cstheme="minorHAnsi"/>
        </w:rPr>
        <w:instrText xml:space="preserve"> \* MERGEFORMAT </w:instrText>
      </w:r>
      <w:r w:rsidR="00DB3B01" w:rsidRPr="009C7A5B">
        <w:rPr>
          <w:rFonts w:cstheme="minorHAnsi"/>
        </w:rPr>
      </w:r>
      <w:r w:rsidR="00DB3B01"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DB3B01" w:rsidRPr="009C7A5B">
        <w:rPr>
          <w:rFonts w:cstheme="minorHAnsi"/>
        </w:rPr>
        <w:fldChar w:fldCharType="end"/>
      </w:r>
      <w:r w:rsidR="00DB3B01" w:rsidRPr="009C7A5B">
        <w:rPr>
          <w:rFonts w:cstheme="minorHAnsi"/>
          <w:b/>
          <w:bCs/>
        </w:rPr>
        <w:t>c</w:t>
      </w:r>
      <w:r w:rsidRPr="009C7A5B">
        <w:rPr>
          <w:rFonts w:cstheme="minorHAnsi"/>
        </w:rPr>
        <w:t>, first row) or probabilities of exceeding a certain rainfall threshold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1</w:t>
      </w:r>
      <w:r w:rsidR="001A118F" w:rsidRPr="009C7A5B">
        <w:rPr>
          <w:rFonts w:cstheme="minorHAnsi"/>
        </w:rPr>
        <w:fldChar w:fldCharType="end"/>
      </w:r>
      <w:r w:rsidRPr="009C7A5B">
        <w:rPr>
          <w:rFonts w:cstheme="minorHAnsi"/>
          <w:b/>
          <w:bCs/>
        </w:rPr>
        <w:t>c</w:t>
      </w:r>
      <w:r w:rsidRPr="009C7A5B">
        <w:rPr>
          <w:rFonts w:cstheme="minorHAnsi"/>
        </w:rPr>
        <w:t>, second row).</w:t>
      </w:r>
      <w:bookmarkStart w:id="8" w:name="_Toc72741639"/>
    </w:p>
    <w:p w14:paraId="7A0CF22B" w14:textId="098C1FA3" w:rsidR="004D4F5B" w:rsidRPr="009C7A5B" w:rsidRDefault="00953A98" w:rsidP="00F0747B">
      <w:pPr>
        <w:pStyle w:val="Titolo1"/>
        <w:rPr>
          <w:rFonts w:cstheme="minorHAnsi"/>
        </w:rPr>
      </w:pPr>
      <w:r w:rsidRPr="009C7A5B">
        <w:rPr>
          <w:rFonts w:cstheme="minorHAnsi"/>
        </w:rPr>
        <w:t>Methods</w:t>
      </w:r>
      <w:bookmarkEnd w:id="8"/>
    </w:p>
    <w:p w14:paraId="48BFD21C" w14:textId="32F940ED" w:rsidR="009849FE" w:rsidRPr="009C7A5B" w:rsidRDefault="005812D0" w:rsidP="00C37DE1">
      <w:pPr>
        <w:rPr>
          <w:rFonts w:cstheme="minorHAnsi"/>
        </w:rPr>
      </w:pPr>
      <w:r w:rsidRPr="009C7A5B">
        <w:rPr>
          <w:rFonts w:cstheme="minorHAnsi"/>
          <w:noProof/>
        </w:rPr>
        <mc:AlternateContent>
          <mc:Choice Requires="wps">
            <w:drawing>
              <wp:anchor distT="0" distB="0" distL="114300" distR="114300" simplePos="0" relativeHeight="251635200" behindDoc="0" locked="0" layoutInCell="1" allowOverlap="1" wp14:anchorId="1DC76613" wp14:editId="4BECCEE6">
                <wp:simplePos x="0" y="0"/>
                <wp:positionH relativeFrom="margin">
                  <wp:posOffset>4133850</wp:posOffset>
                </wp:positionH>
                <wp:positionV relativeFrom="margin">
                  <wp:posOffset>2256790</wp:posOffset>
                </wp:positionV>
                <wp:extent cx="2156460" cy="16306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2156460" cy="1630680"/>
                        </a:xfrm>
                        <a:prstGeom prst="rect">
                          <a:avLst/>
                        </a:prstGeom>
                        <a:solidFill>
                          <a:prstClr val="white"/>
                        </a:solidFill>
                        <a:ln>
                          <a:noFill/>
                        </a:ln>
                      </wps:spPr>
                      <wps:txbx>
                        <w:txbxContent>
                          <w:p w14:paraId="5C5D74E8" w14:textId="062CEC91" w:rsidR="00A56B21" w:rsidRPr="004C6FD2" w:rsidRDefault="00A56B21" w:rsidP="002958A0">
                            <w:pPr>
                              <w:pStyle w:val="CaptionNew"/>
                              <w:keepNext/>
                              <w:keepLines/>
                              <w:widowControl w:val="0"/>
                              <w:rPr>
                                <w:sz w:val="20"/>
                              </w:rPr>
                            </w:pPr>
                            <w:bookmarkStart w:id="9"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CC6E1E">
                              <w:rPr>
                                <w:b/>
                                <w:bCs/>
                                <w:noProof/>
                              </w:rPr>
                              <w:t>3</w:t>
                            </w:r>
                            <w:r w:rsidRPr="00F14A63">
                              <w:rPr>
                                <w:b/>
                                <w:bCs/>
                              </w:rPr>
                              <w:fldChar w:fldCharType="end"/>
                            </w:r>
                            <w:bookmarkEnd w:id="9"/>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6613" id="Text Box 35" o:spid="_x0000_s1028" type="#_x0000_t202" style="position:absolute;left:0;text-align:left;margin-left:325.5pt;margin-top:177.7pt;width:169.8pt;height:12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3NAIAAGo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" stroked="f">
                <v:textbox inset="0,0,0,0">
                  <w:txbxContent>
                    <w:p w14:paraId="5C5D74E8" w14:textId="062CEC91" w:rsidR="00A56B21" w:rsidRPr="004C6FD2" w:rsidRDefault="00A56B21" w:rsidP="002958A0">
                      <w:pPr>
                        <w:pStyle w:val="CaptionNew"/>
                        <w:keepNext/>
                        <w:keepLines/>
                        <w:widowControl w:val="0"/>
                        <w:rPr>
                          <w:sz w:val="20"/>
                        </w:rPr>
                      </w:pPr>
                      <w:bookmarkStart w:id="10"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sidR="00CC6E1E">
                        <w:rPr>
                          <w:b/>
                          <w:bCs/>
                          <w:noProof/>
                        </w:rPr>
                        <w:t>3</w:t>
                      </w:r>
                      <w:r w:rsidRPr="00F14A63">
                        <w:rPr>
                          <w:b/>
                          <w:bCs/>
                        </w:rPr>
                        <w:fldChar w:fldCharType="end"/>
                      </w:r>
                      <w:bookmarkEnd w:id="10"/>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v:textbox>
                <w10:wrap type="topAndBottom" anchorx="margin" anchory="margin"/>
              </v:shape>
            </w:pict>
          </mc:Fallback>
        </mc:AlternateContent>
      </w:r>
      <w:r>
        <w:rPr>
          <w:rFonts w:cstheme="minorHAnsi"/>
          <w:noProof/>
        </w:rPr>
        <w:drawing>
          <wp:anchor distT="0" distB="0" distL="114300" distR="114300" simplePos="0" relativeHeight="251683328" behindDoc="0" locked="0" layoutInCell="1" allowOverlap="1" wp14:anchorId="40710441" wp14:editId="2159C3CB">
            <wp:simplePos x="0" y="0"/>
            <wp:positionH relativeFrom="margin">
              <wp:posOffset>27305</wp:posOffset>
            </wp:positionH>
            <wp:positionV relativeFrom="page">
              <wp:posOffset>3091180</wp:posOffset>
            </wp:positionV>
            <wp:extent cx="3790950" cy="588899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950" cy="5888990"/>
                    </a:xfrm>
                    <a:prstGeom prst="rect">
                      <a:avLst/>
                    </a:prstGeom>
                  </pic:spPr>
                </pic:pic>
              </a:graphicData>
            </a:graphic>
            <wp14:sizeRelH relativeFrom="margin">
              <wp14:pctWidth>0</wp14:pctWidth>
            </wp14:sizeRelH>
            <wp14:sizeRelV relativeFrom="margin">
              <wp14:pctHeight>0</wp14:pctHeight>
            </wp14:sizeRelV>
          </wp:anchor>
        </w:drawing>
      </w:r>
      <w:r w:rsidR="008B0F7D" w:rsidRPr="009C7A5B">
        <w:rPr>
          <w:rFonts w:cstheme="minorHAnsi"/>
        </w:rPr>
        <w:t xml:space="preserve">The participants </w:t>
      </w:r>
      <w:r w:rsidR="00100D7F">
        <w:rPr>
          <w:rFonts w:cstheme="minorHAnsi"/>
        </w:rPr>
        <w:t>in</w:t>
      </w:r>
      <w:r w:rsidR="00D24D63">
        <w:rPr>
          <w:rFonts w:cstheme="minorHAnsi"/>
        </w:rPr>
        <w:t xml:space="preserve"> </w:t>
      </w:r>
      <w:r w:rsidR="008B0F7D" w:rsidRPr="009C7A5B">
        <w:rPr>
          <w:rFonts w:cstheme="minorHAnsi"/>
        </w:rPr>
        <w:t>the pilot study were o</w:t>
      </w:r>
      <w:r w:rsidR="00953A98" w:rsidRPr="009C7A5B">
        <w:rPr>
          <w:rFonts w:cstheme="minorHAnsi"/>
        </w:rPr>
        <w:t xml:space="preserve">perational weather forecasters at IMN and OMSZ with experience in forecasting extreme </w:t>
      </w:r>
      <w:r w:rsidR="00871E7C" w:rsidRPr="009C7A5B">
        <w:rPr>
          <w:rFonts w:cstheme="minorHAnsi"/>
        </w:rPr>
        <w:t>localized</w:t>
      </w:r>
      <w:r w:rsidR="00953A98" w:rsidRPr="009C7A5B">
        <w:rPr>
          <w:rFonts w:cstheme="minorHAnsi"/>
        </w:rPr>
        <w:t xml:space="preserve"> rainfall events. Two intermediaries were identified at each NHMS to </w:t>
      </w:r>
      <w:r w:rsidR="00100D7F">
        <w:rPr>
          <w:rFonts w:cstheme="minorHAnsi"/>
        </w:rPr>
        <w:t>ensure</w:t>
      </w:r>
      <w:r w:rsidR="00100D7F" w:rsidRPr="009C7A5B">
        <w:rPr>
          <w:rFonts w:cstheme="minorHAnsi"/>
        </w:rPr>
        <w:t xml:space="preserve"> </w:t>
      </w:r>
      <w:r w:rsidR="00953A98" w:rsidRPr="009C7A5B">
        <w:rPr>
          <w:rFonts w:cstheme="minorHAnsi"/>
        </w:rPr>
        <w:t>an efficient communication between operational forecaster</w:t>
      </w:r>
      <w:r w:rsidR="00C37DE1" w:rsidRPr="009C7A5B">
        <w:rPr>
          <w:rFonts w:cstheme="minorHAnsi"/>
        </w:rPr>
        <w:t xml:space="preserve">s and ecPoint </w:t>
      </w:r>
      <w:r w:rsidR="00F33726">
        <w:rPr>
          <w:rFonts w:cstheme="minorHAnsi"/>
        </w:rPr>
        <w:t>developers</w:t>
      </w:r>
      <w:r w:rsidR="00C37DE1" w:rsidRPr="009C7A5B">
        <w:rPr>
          <w:rFonts w:cstheme="minorHAnsi"/>
        </w:rPr>
        <w:t>. The intermediaries were required to be operational forecasters themselves or be familiar with operational procedures and preferences for forecasting extreme localized rainfall events.</w:t>
      </w:r>
    </w:p>
    <w:p w14:paraId="19E86A3C" w14:textId="3963C4FB" w:rsidR="00CB1AB0" w:rsidRPr="009C7A5B" w:rsidRDefault="00CB1AB0" w:rsidP="00CB1AB0">
      <w:pPr>
        <w:rPr>
          <w:rFonts w:cstheme="minorHAnsi"/>
        </w:rPr>
      </w:pPr>
      <w:r w:rsidRPr="009C7A5B">
        <w:rPr>
          <w:rFonts w:cstheme="minorHAnsi"/>
        </w:rPr>
        <w:lastRenderedPageBreak/>
        <w:t>The pilot study was structured in two consecutive phases (</w:t>
      </w:r>
      <w:r w:rsidR="003733A6" w:rsidRPr="009C7A5B">
        <w:rPr>
          <w:rFonts w:cstheme="minorHAnsi"/>
        </w:rPr>
        <w:fldChar w:fldCharType="begin"/>
      </w:r>
      <w:r w:rsidR="003733A6" w:rsidRPr="009C7A5B">
        <w:rPr>
          <w:rFonts w:cstheme="minorHAnsi"/>
        </w:rPr>
        <w:instrText xml:space="preserve"> REF _Ref77002028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3</w:t>
      </w:r>
      <w:r w:rsidR="003733A6" w:rsidRPr="009C7A5B">
        <w:rPr>
          <w:rFonts w:cstheme="minorHAnsi"/>
        </w:rPr>
        <w:fldChar w:fldCharType="end"/>
      </w:r>
      <w:r w:rsidRPr="009C7A5B">
        <w:rPr>
          <w:rFonts w:cstheme="minorHAnsi"/>
        </w:rPr>
        <w:t xml:space="preserve">). The first phase (called “real-time”) gathered feedback from operational forecasters on aspects that can contribute </w:t>
      </w:r>
      <w:r w:rsidR="0054206B">
        <w:rPr>
          <w:rFonts w:cstheme="minorHAnsi"/>
        </w:rPr>
        <w:t>to</w:t>
      </w:r>
      <w:r w:rsidR="0054206B" w:rsidRPr="009C7A5B">
        <w:rPr>
          <w:rFonts w:cstheme="minorHAnsi"/>
        </w:rPr>
        <w:t xml:space="preserve"> </w:t>
      </w:r>
      <w:r w:rsidRPr="009C7A5B">
        <w:rPr>
          <w:rFonts w:cstheme="minorHAnsi"/>
        </w:rPr>
        <w:t>the adoption</w:t>
      </w:r>
      <w:r w:rsidR="0054206B">
        <w:rPr>
          <w:rFonts w:cstheme="minorHAnsi"/>
        </w:rPr>
        <w:t>,</w:t>
      </w:r>
      <w:r w:rsidRPr="009C7A5B">
        <w:rPr>
          <w:rFonts w:cstheme="minorHAnsi"/>
        </w:rPr>
        <w:t xml:space="preserve"> under real-time constraints</w:t>
      </w:r>
      <w:r w:rsidR="0054206B">
        <w:rPr>
          <w:rFonts w:cstheme="minorHAnsi"/>
        </w:rPr>
        <w:t>,</w:t>
      </w:r>
      <w:r w:rsidRPr="009C7A5B">
        <w:rPr>
          <w:rFonts w:cstheme="minorHAnsi"/>
        </w:rPr>
        <w:t xml:space="preserve"> of new forecasting products, </w:t>
      </w:r>
      <w:r w:rsidR="00F55673" w:rsidRPr="009C7A5B">
        <w:rPr>
          <w:rFonts w:cstheme="minorHAnsi"/>
        </w:rPr>
        <w:t>i.e.,</w:t>
      </w:r>
      <w:r w:rsidRPr="009C7A5B">
        <w:rPr>
          <w:rFonts w:cstheme="minorHAnsi"/>
        </w:rPr>
        <w:t xml:space="preserve"> performance, perceived usefulness, </w:t>
      </w:r>
      <w:r w:rsidR="00195C47" w:rsidRPr="009C7A5B">
        <w:rPr>
          <w:rFonts w:cstheme="minorHAnsi"/>
        </w:rPr>
        <w:t>guidelines</w:t>
      </w:r>
      <w:r w:rsidR="00195C47">
        <w:rPr>
          <w:rFonts w:cstheme="minorHAnsi"/>
        </w:rPr>
        <w:t xml:space="preserve"> efficacy</w:t>
      </w:r>
      <w:r w:rsidRPr="009C7A5B">
        <w:rPr>
          <w:rFonts w:cstheme="minorHAnsi"/>
        </w:rPr>
        <w:t>, and the</w:t>
      </w:r>
      <w:r w:rsidR="00195C47">
        <w:rPr>
          <w:rFonts w:cstheme="minorHAnsi"/>
        </w:rPr>
        <w:t xml:space="preserve"> compatibility with </w:t>
      </w:r>
      <w:r w:rsidRPr="009C7A5B">
        <w:rPr>
          <w:rFonts w:cstheme="minorHAnsi"/>
        </w:rPr>
        <w:t xml:space="preserve">current operational systems. The aim of the second phase (called “offline”) was to encourage ecPoint </w:t>
      </w:r>
      <w:r w:rsidR="00F33726">
        <w:rPr>
          <w:rFonts w:cstheme="minorHAnsi"/>
        </w:rPr>
        <w:t>developers</w:t>
      </w:r>
      <w:r w:rsidRPr="009C7A5B">
        <w:rPr>
          <w:rFonts w:cstheme="minorHAnsi"/>
        </w:rPr>
        <w:t xml:space="preserve"> and intermediaries to reflect </w:t>
      </w:r>
      <w:r w:rsidR="0054206B">
        <w:rPr>
          <w:rFonts w:cstheme="minorHAnsi"/>
        </w:rPr>
        <w:t>on</w:t>
      </w:r>
      <w:r w:rsidR="0054206B" w:rsidRPr="009C7A5B">
        <w:rPr>
          <w:rFonts w:cstheme="minorHAnsi"/>
        </w:rPr>
        <w:t xml:space="preserve"> </w:t>
      </w:r>
      <w:r w:rsidRPr="009C7A5B">
        <w:rPr>
          <w:rFonts w:cstheme="minorHAnsi"/>
        </w:rPr>
        <w:t>the received feedback and find more efficient</w:t>
      </w:r>
      <w:r w:rsidR="0054206B">
        <w:rPr>
          <w:rFonts w:cstheme="minorHAnsi"/>
        </w:rPr>
        <w:t xml:space="preserve"> and effective</w:t>
      </w:r>
      <w:r w:rsidRPr="009C7A5B">
        <w:rPr>
          <w:rFonts w:cstheme="minorHAnsi"/>
        </w:rPr>
        <w:t xml:space="preserve"> ways to convey ecPoint-Rainfall guidelines to users. An “informal discussion” approach was chosen for all the conversations carried</w:t>
      </w:r>
      <w:r w:rsidR="00100D7F">
        <w:rPr>
          <w:rFonts w:cstheme="minorHAnsi"/>
        </w:rPr>
        <w:t xml:space="preserve"> out</w:t>
      </w:r>
      <w:r w:rsidRPr="009C7A5B">
        <w:rPr>
          <w:rFonts w:cstheme="minorHAnsi"/>
        </w:rPr>
        <w:t xml:space="preserve"> in the “offline” phase as it helps interviewers to put respondents at ease and do</w:t>
      </w:r>
      <w:r w:rsidR="0054206B">
        <w:rPr>
          <w:rFonts w:cstheme="minorHAnsi"/>
        </w:rPr>
        <w:t>es</w:t>
      </w:r>
      <w:r w:rsidRPr="009C7A5B">
        <w:rPr>
          <w:rFonts w:cstheme="minorHAnsi"/>
        </w:rPr>
        <w:t xml:space="preserve"> not inhibit comments or ideas </w:t>
      </w:r>
      <w:r w:rsidRPr="009C7A5B">
        <w:rPr>
          <w:rFonts w:cstheme="minorHAnsi"/>
        </w:rPr>
        <w:fldChar w:fldCharType="begin" w:fldLock="1"/>
      </w:r>
      <w:r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Pr="009C7A5B">
        <w:rPr>
          <w:rFonts w:cstheme="minorHAnsi"/>
        </w:rPr>
        <w:fldChar w:fldCharType="separate"/>
      </w:r>
      <w:r w:rsidRPr="009C7A5B">
        <w:rPr>
          <w:rFonts w:cstheme="minorHAnsi"/>
          <w:noProof/>
        </w:rPr>
        <w:t>(Harding, 2018)</w:t>
      </w:r>
      <w:r w:rsidRPr="009C7A5B">
        <w:rPr>
          <w:rFonts w:cstheme="minorHAnsi"/>
        </w:rPr>
        <w:fldChar w:fldCharType="end"/>
      </w:r>
      <w:r w:rsidRPr="009C7A5B">
        <w:rPr>
          <w:rFonts w:cstheme="minorHAnsi"/>
        </w:rPr>
        <w:t>.</w:t>
      </w:r>
    </w:p>
    <w:p w14:paraId="3A240A76" w14:textId="7B316DF8" w:rsidR="006C609E" w:rsidRDefault="00CB1AB0" w:rsidP="003B0375">
      <w:pPr>
        <w:rPr>
          <w:rFonts w:cstheme="minorHAnsi"/>
        </w:rPr>
      </w:pPr>
      <w:r w:rsidRPr="009C7A5B">
        <w:rPr>
          <w:rFonts w:cstheme="minorHAnsi"/>
        </w:rPr>
        <w:t xml:space="preserve">The “real-time” phase was organized in two steps: forecast delivery setup and guidelines provision. Real-time forecasts were delivered via file transfer protocol (ftp) for 12 months from May 2018. </w:t>
      </w:r>
      <w:r w:rsidR="003B0375">
        <w:rPr>
          <w:rFonts w:cstheme="minorHAnsi"/>
        </w:rPr>
        <w:fldChar w:fldCharType="begin"/>
      </w:r>
      <w:r w:rsidR="003B0375">
        <w:rPr>
          <w:rFonts w:cstheme="minorHAnsi"/>
        </w:rPr>
        <w:instrText xml:space="preserve"> REF _Ref77002049 \h </w:instrText>
      </w:r>
      <w:r w:rsidR="003B0375">
        <w:rPr>
          <w:rFonts w:cstheme="minorHAnsi"/>
        </w:rPr>
      </w:r>
      <w:r w:rsidR="003B0375">
        <w:rPr>
          <w:rFonts w:cstheme="minorHAnsi"/>
        </w:rPr>
        <w:fldChar w:fldCharType="separate"/>
      </w:r>
      <w:r w:rsidR="00CC6E1E" w:rsidRPr="009C7A5B">
        <w:rPr>
          <w:b/>
          <w:bCs/>
        </w:rPr>
        <w:t xml:space="preserve">Table </w:t>
      </w:r>
      <w:r w:rsidR="00CC6E1E">
        <w:rPr>
          <w:b/>
          <w:bCs/>
          <w:noProof/>
        </w:rPr>
        <w:t>1</w:t>
      </w:r>
      <w:r w:rsidR="003B0375">
        <w:rPr>
          <w:rFonts w:cstheme="minorHAnsi"/>
        </w:rPr>
        <w:fldChar w:fldCharType="end"/>
      </w:r>
      <w:r w:rsidR="003B0375">
        <w:rPr>
          <w:rFonts w:cstheme="minorHAnsi"/>
        </w:rPr>
        <w:t xml:space="preserve"> shows</w:t>
      </w:r>
      <w:r w:rsidR="003B0375" w:rsidRPr="009C7A5B">
        <w:rPr>
          <w:rFonts w:cstheme="minorHAnsi"/>
        </w:rPr>
        <w:t xml:space="preserve"> the characteristics of the ecPoint-Rainfall forecasts provided to IMN and OMSZ. ecPoint-Rainfall guidelines were provided via email, and intermediaries were offered on-request e-mail support, e.g., on the guidelines provided or for suggestions on how to develop local ecPoint-Rainfall products. This “email-exchange” approach is consistent with how the bulk of User Support functions at ECMWF. The guidelines content is shown in </w:t>
      </w:r>
      <w:r w:rsidR="003B0375" w:rsidRPr="009C7A5B">
        <w:rPr>
          <w:rFonts w:cstheme="minorHAnsi"/>
        </w:rPr>
        <w:fldChar w:fldCharType="begin"/>
      </w:r>
      <w:r w:rsidR="003B0375" w:rsidRPr="009C7A5B">
        <w:rPr>
          <w:rFonts w:cstheme="minorHAnsi"/>
        </w:rPr>
        <w:instrText xml:space="preserve"> REF _Ref76419559 \h </w:instrText>
      </w:r>
      <w:r w:rsidR="003B0375">
        <w:rPr>
          <w:rFonts w:cstheme="minorHAnsi"/>
        </w:rPr>
        <w:instrText xml:space="preserve"> \* MERGEFORMAT </w:instrText>
      </w:r>
      <w:r w:rsidR="003B0375" w:rsidRPr="009C7A5B">
        <w:rPr>
          <w:rFonts w:cstheme="minorHAnsi"/>
        </w:rPr>
      </w:r>
      <w:r w:rsidR="003B0375" w:rsidRPr="009C7A5B">
        <w:rPr>
          <w:rFonts w:cstheme="minorHAnsi"/>
        </w:rPr>
        <w:fldChar w:fldCharType="separate"/>
      </w:r>
      <w:r w:rsidR="00CC6E1E" w:rsidRPr="00CC6E1E">
        <w:rPr>
          <w:rFonts w:cstheme="minorHAnsi"/>
          <w:b/>
          <w:bCs/>
        </w:rPr>
        <w:t xml:space="preserve">Table </w:t>
      </w:r>
      <w:r w:rsidR="00CC6E1E" w:rsidRPr="00CC6E1E">
        <w:rPr>
          <w:rFonts w:cstheme="minorHAnsi"/>
          <w:b/>
          <w:bCs/>
          <w:noProof/>
        </w:rPr>
        <w:t>2</w:t>
      </w:r>
      <w:r w:rsidR="003B0375" w:rsidRPr="009C7A5B">
        <w:rPr>
          <w:rFonts w:cstheme="minorHAnsi"/>
        </w:rPr>
        <w:fldChar w:fldCharType="end"/>
      </w:r>
      <w:r w:rsidR="003B0375" w:rsidRPr="009C7A5B">
        <w:rPr>
          <w:rFonts w:cstheme="minorHAnsi"/>
        </w:rPr>
        <w:t xml:space="preserve">. They were divided in two categories. The “scientific” guidelines illustrated the scientific basis of the ecPoint methodology and the forecasts calibration that are required to be fully understood for a correct use of the forecasts. The “technical” guidelines described the technical characteristics of the forecasts that are most relevant to </w:t>
      </w:r>
      <w:r w:rsidR="003B0375">
        <w:rPr>
          <w:rFonts w:cstheme="minorHAnsi"/>
        </w:rPr>
        <w:t>introduce smoothly</w:t>
      </w:r>
      <w:r w:rsidR="003B0375" w:rsidRPr="009C7A5B">
        <w:rPr>
          <w:rFonts w:cstheme="minorHAnsi"/>
        </w:rPr>
        <w:t xml:space="preserve"> any new forecasts in an operational system, such</w:t>
      </w:r>
      <w:r w:rsidR="003B0375">
        <w:rPr>
          <w:rFonts w:cstheme="minorHAnsi"/>
        </w:rPr>
        <w:t xml:space="preserve"> as</w:t>
      </w:r>
      <w:r w:rsidR="003B0375" w:rsidRPr="009C7A5B">
        <w:rPr>
          <w:rFonts w:cstheme="minorHAnsi"/>
        </w:rPr>
        <w:t xml:space="preserve"> file dimensions and formats, times of delivery and data formats. At the end of “real-time” phase, the intermediaries were asked to provide a written report on the forecaster</w:t>
      </w:r>
      <w:r w:rsidR="003B0375">
        <w:rPr>
          <w:rFonts w:cstheme="minorHAnsi"/>
        </w:rPr>
        <w:t>’</w:t>
      </w:r>
      <w:r w:rsidR="003B0375" w:rsidRPr="009C7A5B">
        <w:rPr>
          <w:rFonts w:cstheme="minorHAnsi"/>
        </w:rPr>
        <w:t xml:space="preserve">s experience </w:t>
      </w:r>
      <w:r w:rsidR="003B0375">
        <w:rPr>
          <w:rFonts w:cstheme="minorHAnsi"/>
        </w:rPr>
        <w:t>of</w:t>
      </w:r>
      <w:r w:rsidR="003B0375" w:rsidRPr="009C7A5B">
        <w:rPr>
          <w:rFonts w:cstheme="minorHAnsi"/>
        </w:rPr>
        <w:t xml:space="preserve"> using and testing ecPoint-Rainfall forecasts operationally. This approach is consistent </w:t>
      </w:r>
      <w:r w:rsidR="003B0375">
        <w:rPr>
          <w:rFonts w:cstheme="minorHAnsi"/>
        </w:rPr>
        <w:t>with</w:t>
      </w:r>
      <w:r w:rsidR="003B0375" w:rsidRPr="009C7A5B">
        <w:rPr>
          <w:rFonts w:cstheme="minorHAnsi"/>
        </w:rPr>
        <w:t xml:space="preserve"> how ECMWF requests Member States to provide feedback on standard ECMWF products. Intermediaries were left free to organize the report as they deemed appropriate.</w:t>
      </w:r>
      <w:r w:rsidR="003B0375">
        <w:rPr>
          <w:rFonts w:cstheme="minorHAnsi"/>
        </w:rPr>
        <w:t xml:space="preserve"> </w:t>
      </w:r>
      <w:r w:rsidRPr="009C7A5B">
        <w:rPr>
          <w:rFonts w:cstheme="minorHAnsi"/>
        </w:rPr>
        <w:t xml:space="preserve">However, ecPoint </w:t>
      </w:r>
      <w:r w:rsidR="00F33726">
        <w:rPr>
          <w:rFonts w:cstheme="minorHAnsi"/>
        </w:rPr>
        <w:t>developers</w:t>
      </w:r>
      <w:r w:rsidRPr="009C7A5B">
        <w:rPr>
          <w:rFonts w:cstheme="minorHAnsi"/>
        </w:rPr>
        <w:t xml:space="preserve"> asked intermediaries to include in their reports comments on (1) whether products were derived from ecPoint-Rainfall, and if so, describe them; (2) what was the perceived usefulness of ecPoint-Rainfall; (3) what was the effectiveness of the guidelines provided; (4) show a case study or verification results for regions of particular interest in their countries.</w:t>
      </w:r>
      <w:r w:rsidR="006C609E">
        <w:rPr>
          <w:rFonts w:cstheme="minorHAnsi"/>
        </w:rPr>
        <w:t xml:space="preserve"> </w:t>
      </w:r>
    </w:p>
    <w:p w14:paraId="0CEF48FC" w14:textId="48A1154C" w:rsidR="006C609E" w:rsidRPr="009C7A5B" w:rsidRDefault="006C609E" w:rsidP="006C609E">
      <w:pPr>
        <w:pStyle w:val="CaptionTable"/>
        <w:keepNext/>
        <w:keepLines/>
      </w:pPr>
      <w:bookmarkStart w:id="11" w:name="_Ref7700204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1</w:t>
      </w:r>
      <w:r w:rsidRPr="009C7A5B">
        <w:rPr>
          <w:b/>
          <w:bCs/>
        </w:rPr>
        <w:fldChar w:fldCharType="end"/>
      </w:r>
      <w:bookmarkEnd w:id="11"/>
      <w:r w:rsidRPr="009C7A5B">
        <w:t xml:space="preserve"> - Characteristics of the ecPoint-Rainfall forecasts provided at the beginning of the “real-time” phase.</w:t>
      </w:r>
    </w:p>
    <w:tbl>
      <w:tblPr>
        <w:tblStyle w:val="Grigliatabella"/>
        <w:tblpPr w:leftFromText="181" w:rightFromText="181" w:vertAnchor="page" w:horzAnchor="margin" w:tblpY="7441"/>
        <w:tblOverlap w:val="never"/>
        <w:tblW w:w="9923" w:type="dxa"/>
        <w:tblLayout w:type="fixed"/>
        <w:tblLook w:val="04A0" w:firstRow="1" w:lastRow="0" w:firstColumn="1" w:lastColumn="0" w:noHBand="0" w:noVBand="1"/>
      </w:tblPr>
      <w:tblGrid>
        <w:gridCol w:w="1276"/>
        <w:gridCol w:w="1564"/>
        <w:gridCol w:w="1271"/>
        <w:gridCol w:w="2835"/>
        <w:gridCol w:w="1276"/>
        <w:gridCol w:w="1701"/>
      </w:tblGrid>
      <w:tr w:rsidR="006C609E" w:rsidRPr="009C7A5B" w14:paraId="7DFF845A" w14:textId="77777777" w:rsidTr="006C609E">
        <w:tc>
          <w:tcPr>
            <w:tcW w:w="1276" w:type="dxa"/>
            <w:tcBorders>
              <w:top w:val="nil"/>
              <w:left w:val="nil"/>
              <w:bottom w:val="nil"/>
              <w:right w:val="nil"/>
            </w:tcBorders>
            <w:shd w:val="clear" w:color="auto" w:fill="BFBFBF" w:themeFill="background1" w:themeFillShade="BF"/>
            <w:vAlign w:val="center"/>
          </w:tcPr>
          <w:p w14:paraId="19E5CE3A"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Forecast format</w:t>
            </w:r>
          </w:p>
        </w:tc>
        <w:tc>
          <w:tcPr>
            <w:tcW w:w="1564" w:type="dxa"/>
            <w:tcBorders>
              <w:top w:val="nil"/>
              <w:left w:val="nil"/>
              <w:bottom w:val="nil"/>
              <w:right w:val="nil"/>
            </w:tcBorders>
            <w:shd w:val="clear" w:color="auto" w:fill="BFBFBF" w:themeFill="background1" w:themeFillShade="BF"/>
            <w:vAlign w:val="center"/>
          </w:tcPr>
          <w:p w14:paraId="2025378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Model Runs</w:t>
            </w:r>
          </w:p>
        </w:tc>
        <w:tc>
          <w:tcPr>
            <w:tcW w:w="1271" w:type="dxa"/>
            <w:tcBorders>
              <w:top w:val="nil"/>
              <w:left w:val="nil"/>
              <w:bottom w:val="nil"/>
              <w:right w:val="nil"/>
            </w:tcBorders>
            <w:shd w:val="clear" w:color="auto" w:fill="BFBFBF" w:themeFill="background1" w:themeFillShade="BF"/>
            <w:vAlign w:val="center"/>
          </w:tcPr>
          <w:p w14:paraId="4ED0E3B4"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w:t>
            </w:r>
          </w:p>
        </w:tc>
        <w:tc>
          <w:tcPr>
            <w:tcW w:w="2835" w:type="dxa"/>
            <w:tcBorders>
              <w:top w:val="nil"/>
              <w:left w:val="nil"/>
              <w:bottom w:val="nil"/>
              <w:right w:val="nil"/>
            </w:tcBorders>
            <w:shd w:val="clear" w:color="auto" w:fill="BFBFBF" w:themeFill="background1" w:themeFillShade="BF"/>
            <w:vAlign w:val="center"/>
          </w:tcPr>
          <w:p w14:paraId="3EBC552B"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Accumulation periods ending at</w:t>
            </w:r>
          </w:p>
        </w:tc>
        <w:tc>
          <w:tcPr>
            <w:tcW w:w="1276" w:type="dxa"/>
            <w:tcBorders>
              <w:top w:val="nil"/>
              <w:left w:val="nil"/>
              <w:bottom w:val="nil"/>
              <w:right w:val="nil"/>
            </w:tcBorders>
            <w:shd w:val="clear" w:color="auto" w:fill="BFBFBF" w:themeFill="background1" w:themeFillShade="BF"/>
            <w:vAlign w:val="center"/>
          </w:tcPr>
          <w:p w14:paraId="5A1C3839"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Lead times</w:t>
            </w:r>
          </w:p>
        </w:tc>
        <w:tc>
          <w:tcPr>
            <w:tcW w:w="1701" w:type="dxa"/>
            <w:tcBorders>
              <w:top w:val="nil"/>
              <w:left w:val="nil"/>
              <w:bottom w:val="nil"/>
              <w:right w:val="nil"/>
            </w:tcBorders>
            <w:shd w:val="clear" w:color="auto" w:fill="BFBFBF" w:themeFill="background1" w:themeFillShade="BF"/>
            <w:vAlign w:val="center"/>
          </w:tcPr>
          <w:p w14:paraId="07A5C83D" w14:textId="77777777" w:rsidR="006C609E" w:rsidRPr="009C7A5B" w:rsidRDefault="006C609E" w:rsidP="006C609E">
            <w:pPr>
              <w:pStyle w:val="Didascalia"/>
              <w:keepNext/>
              <w:keepLines/>
              <w:ind w:firstLine="0"/>
              <w:jc w:val="center"/>
              <w:rPr>
                <w:rFonts w:cstheme="minorHAnsi"/>
                <w:b/>
                <w:bCs/>
                <w:sz w:val="16"/>
                <w:szCs w:val="16"/>
              </w:rPr>
            </w:pPr>
            <w:r w:rsidRPr="009C7A5B">
              <w:rPr>
                <w:rFonts w:cstheme="minorHAnsi"/>
                <w:b/>
                <w:bCs/>
                <w:sz w:val="16"/>
                <w:szCs w:val="16"/>
              </w:rPr>
              <w:t>Files format</w:t>
            </w:r>
          </w:p>
        </w:tc>
      </w:tr>
      <w:tr w:rsidR="006C609E" w:rsidRPr="009C7A5B" w14:paraId="360AC3D7" w14:textId="77777777" w:rsidTr="006C609E">
        <w:tc>
          <w:tcPr>
            <w:tcW w:w="1276" w:type="dxa"/>
            <w:tcBorders>
              <w:top w:val="nil"/>
              <w:left w:val="nil"/>
              <w:bottom w:val="nil"/>
              <w:right w:val="nil"/>
            </w:tcBorders>
            <w:vAlign w:val="center"/>
          </w:tcPr>
          <w:p w14:paraId="4E8579BD"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percentiles</w:t>
            </w:r>
          </w:p>
        </w:tc>
        <w:tc>
          <w:tcPr>
            <w:tcW w:w="1564" w:type="dxa"/>
            <w:tcBorders>
              <w:top w:val="nil"/>
              <w:left w:val="nil"/>
              <w:bottom w:val="nil"/>
              <w:right w:val="nil"/>
            </w:tcBorders>
            <w:vAlign w:val="center"/>
          </w:tcPr>
          <w:p w14:paraId="719C2A0A"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00, 12 UTC</w:t>
            </w:r>
          </w:p>
        </w:tc>
        <w:tc>
          <w:tcPr>
            <w:tcW w:w="1271" w:type="dxa"/>
            <w:tcBorders>
              <w:top w:val="nil"/>
              <w:left w:val="nil"/>
              <w:bottom w:val="nil"/>
              <w:right w:val="nil"/>
            </w:tcBorders>
            <w:vAlign w:val="center"/>
          </w:tcPr>
          <w:p w14:paraId="0F05AE6F"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12 hours</w:t>
            </w:r>
          </w:p>
        </w:tc>
        <w:tc>
          <w:tcPr>
            <w:tcW w:w="2835" w:type="dxa"/>
            <w:tcBorders>
              <w:top w:val="nil"/>
              <w:left w:val="nil"/>
              <w:bottom w:val="nil"/>
              <w:right w:val="nil"/>
            </w:tcBorders>
            <w:vAlign w:val="center"/>
          </w:tcPr>
          <w:p w14:paraId="680181E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0, 6, 12,18 UTC</w:t>
            </w:r>
          </w:p>
        </w:tc>
        <w:tc>
          <w:tcPr>
            <w:tcW w:w="1276" w:type="dxa"/>
            <w:tcBorders>
              <w:top w:val="nil"/>
              <w:left w:val="nil"/>
              <w:bottom w:val="nil"/>
              <w:right w:val="nil"/>
            </w:tcBorders>
            <w:vAlign w:val="center"/>
          </w:tcPr>
          <w:p w14:paraId="1CE19A38"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Up to (t+246)</w:t>
            </w:r>
          </w:p>
        </w:tc>
        <w:tc>
          <w:tcPr>
            <w:tcW w:w="1701" w:type="dxa"/>
            <w:tcBorders>
              <w:top w:val="nil"/>
              <w:left w:val="nil"/>
              <w:bottom w:val="nil"/>
              <w:right w:val="nil"/>
            </w:tcBorders>
            <w:vAlign w:val="center"/>
          </w:tcPr>
          <w:p w14:paraId="15E61044" w14:textId="77777777" w:rsidR="006C609E" w:rsidRPr="009C7A5B" w:rsidRDefault="006C609E" w:rsidP="006C609E">
            <w:pPr>
              <w:pStyle w:val="Didascalia"/>
              <w:keepNext/>
              <w:keepLines/>
              <w:ind w:firstLine="0"/>
              <w:jc w:val="center"/>
              <w:rPr>
                <w:rFonts w:cstheme="minorHAnsi"/>
                <w:sz w:val="16"/>
                <w:szCs w:val="16"/>
              </w:rPr>
            </w:pPr>
            <w:r w:rsidRPr="009C7A5B">
              <w:rPr>
                <w:rFonts w:cstheme="minorHAnsi"/>
                <w:sz w:val="16"/>
                <w:szCs w:val="16"/>
              </w:rPr>
              <w:t>Grib2</w:t>
            </w:r>
          </w:p>
        </w:tc>
      </w:tr>
      <w:tr w:rsidR="006C609E" w:rsidRPr="009C7A5B" w14:paraId="07106E25" w14:textId="77777777" w:rsidTr="006C609E">
        <w:tc>
          <w:tcPr>
            <w:tcW w:w="9923" w:type="dxa"/>
            <w:gridSpan w:val="6"/>
            <w:tcBorders>
              <w:top w:val="nil"/>
              <w:left w:val="nil"/>
              <w:bottom w:val="nil"/>
              <w:right w:val="nil"/>
            </w:tcBorders>
            <w:shd w:val="clear" w:color="auto" w:fill="E7E6E6" w:themeFill="background2"/>
            <w:vAlign w:val="center"/>
          </w:tcPr>
          <w:p w14:paraId="5607DF5A" w14:textId="77777777" w:rsidR="006C609E" w:rsidRPr="009C7A5B" w:rsidRDefault="006C609E" w:rsidP="006C609E">
            <w:pPr>
              <w:pStyle w:val="Didascalia"/>
              <w:keepNext/>
              <w:keepLines/>
              <w:ind w:firstLine="0"/>
              <w:rPr>
                <w:rFonts w:cstheme="minorHAnsi"/>
                <w:sz w:val="16"/>
                <w:szCs w:val="16"/>
              </w:rPr>
            </w:pPr>
            <w:r w:rsidRPr="009C7A5B">
              <w:rPr>
                <w:rFonts w:cstheme="minorHAnsi"/>
                <w:b/>
                <w:bCs/>
                <w:sz w:val="16"/>
                <w:szCs w:val="16"/>
              </w:rPr>
              <w:t>Domain (N/S/W/E) for IMN</w:t>
            </w:r>
            <w:r>
              <w:rPr>
                <w:rFonts w:cstheme="minorHAnsi"/>
                <w:b/>
                <w:bCs/>
                <w:sz w:val="16"/>
                <w:szCs w:val="16"/>
              </w:rPr>
              <w:t xml:space="preserve"> (Costa Rica)</w:t>
            </w:r>
            <w:r w:rsidRPr="009C7A5B">
              <w:rPr>
                <w:rFonts w:cstheme="minorHAnsi"/>
                <w:b/>
                <w:bCs/>
                <w:sz w:val="16"/>
                <w:szCs w:val="16"/>
              </w:rPr>
              <w:t>:</w:t>
            </w:r>
            <w:r w:rsidRPr="009C7A5B">
              <w:rPr>
                <w:rFonts w:cstheme="minorHAnsi"/>
                <w:sz w:val="16"/>
                <w:szCs w:val="16"/>
              </w:rPr>
              <w:t xml:space="preserve"> 12°N / 7°N / 87°W / 82°W; </w:t>
            </w:r>
            <w:r w:rsidRPr="009C7A5B">
              <w:rPr>
                <w:rFonts w:cstheme="minorHAnsi"/>
                <w:b/>
                <w:bCs/>
                <w:sz w:val="16"/>
                <w:szCs w:val="16"/>
              </w:rPr>
              <w:t>for OMSZ</w:t>
            </w:r>
            <w:r>
              <w:rPr>
                <w:rFonts w:cstheme="minorHAnsi"/>
                <w:b/>
                <w:bCs/>
                <w:sz w:val="16"/>
                <w:szCs w:val="16"/>
              </w:rPr>
              <w:t xml:space="preserve"> (Hungary)</w:t>
            </w:r>
            <w:r w:rsidRPr="009C7A5B">
              <w:rPr>
                <w:rFonts w:cstheme="minorHAnsi"/>
                <w:b/>
                <w:bCs/>
                <w:sz w:val="16"/>
                <w:szCs w:val="16"/>
              </w:rPr>
              <w:t>:</w:t>
            </w:r>
            <w:r w:rsidRPr="009C7A5B">
              <w:rPr>
                <w:rFonts w:cstheme="minorHAnsi"/>
                <w:sz w:val="16"/>
                <w:szCs w:val="16"/>
              </w:rPr>
              <w:t xml:space="preserve"> 49°N / 45°N / 15°W / 24°W.</w:t>
            </w:r>
          </w:p>
        </w:tc>
      </w:tr>
    </w:tbl>
    <w:p w14:paraId="6ECE534D" w14:textId="1B181245" w:rsidR="006C609E" w:rsidRDefault="006C609E" w:rsidP="006C609E">
      <w:pPr>
        <w:pStyle w:val="CaptionTable"/>
      </w:pPr>
      <w:bookmarkStart w:id="12" w:name="_Ref7641955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2</w:t>
      </w:r>
      <w:r w:rsidRPr="009C7A5B">
        <w:rPr>
          <w:b/>
          <w:bCs/>
          <w:noProof/>
        </w:rPr>
        <w:fldChar w:fldCharType="end"/>
      </w:r>
      <w:bookmarkEnd w:id="12"/>
      <w:r w:rsidRPr="009C7A5B">
        <w:t xml:space="preserve"> - ecPoint-Rainfall guidelines provided (via email) at the beginning of the “real-time” phase.</w:t>
      </w:r>
    </w:p>
    <w:tbl>
      <w:tblPr>
        <w:tblStyle w:val="Grigliatabella"/>
        <w:tblpPr w:leftFromText="180" w:rightFromText="180" w:vertAnchor="text" w:horzAnchor="margin" w:tblpY="69"/>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6095"/>
      </w:tblGrid>
      <w:tr w:rsidR="006C609E" w:rsidRPr="009C7A5B" w14:paraId="1B2E4BE8" w14:textId="77777777" w:rsidTr="006C609E">
        <w:tc>
          <w:tcPr>
            <w:tcW w:w="3828" w:type="dxa"/>
            <w:shd w:val="clear" w:color="auto" w:fill="BFBFBF" w:themeFill="background1" w:themeFillShade="BF"/>
          </w:tcPr>
          <w:p w14:paraId="1B9E034C"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Scientific guidelines</w:t>
            </w:r>
          </w:p>
        </w:tc>
        <w:tc>
          <w:tcPr>
            <w:tcW w:w="6095" w:type="dxa"/>
            <w:shd w:val="clear" w:color="auto" w:fill="BFBFBF" w:themeFill="background1" w:themeFillShade="BF"/>
          </w:tcPr>
          <w:p w14:paraId="17F13295" w14:textId="77777777" w:rsidR="006C609E" w:rsidRPr="009C7A5B" w:rsidRDefault="006C609E" w:rsidP="006C609E">
            <w:pPr>
              <w:pStyle w:val="Didascalia"/>
              <w:keepNext/>
              <w:keepLines/>
              <w:widowControl w:val="0"/>
              <w:ind w:firstLine="0"/>
              <w:jc w:val="center"/>
              <w:rPr>
                <w:rFonts w:cstheme="minorHAnsi"/>
                <w:b/>
                <w:bCs/>
                <w:sz w:val="16"/>
                <w:szCs w:val="16"/>
              </w:rPr>
            </w:pPr>
            <w:r w:rsidRPr="009C7A5B">
              <w:rPr>
                <w:rFonts w:cstheme="minorHAnsi"/>
                <w:b/>
                <w:bCs/>
                <w:sz w:val="16"/>
                <w:szCs w:val="16"/>
              </w:rPr>
              <w:t>Technical guidelines</w:t>
            </w:r>
          </w:p>
        </w:tc>
      </w:tr>
      <w:tr w:rsidR="006C609E" w:rsidRPr="009C7A5B" w14:paraId="61072C21" w14:textId="77777777" w:rsidTr="006C609E">
        <w:tc>
          <w:tcPr>
            <w:tcW w:w="3828" w:type="dxa"/>
          </w:tcPr>
          <w:p w14:paraId="5A22CB96"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Links to pre-prepared resources (mainly ECMWF Newsletters):</w:t>
            </w:r>
          </w:p>
          <w:p w14:paraId="03E91E3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https://www.ecmwf.int/en/newsletter/153/news/new-point-rainfall-forecasts-flash-flood-prediction</w:t>
            </w:r>
          </w:p>
          <w:p w14:paraId="213842CD"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https://www.ecmwf.int/en/newsletter/159/news/new-point-rainfall-products-eccharts (*)</w:t>
            </w:r>
          </w:p>
          <w:p w14:paraId="066775C3" w14:textId="77777777" w:rsidR="006C609E" w:rsidRPr="009C7A5B" w:rsidRDefault="006C609E" w:rsidP="006C609E">
            <w:pPr>
              <w:pStyle w:val="Paragrafoelenco"/>
              <w:keepNext/>
              <w:keepLines/>
              <w:widowControl w:val="0"/>
              <w:numPr>
                <w:ilvl w:val="0"/>
                <w:numId w:val="5"/>
              </w:numPr>
              <w:spacing w:after="60"/>
              <w:ind w:left="462" w:hanging="283"/>
              <w:rPr>
                <w:rFonts w:cstheme="minorHAnsi"/>
                <w:sz w:val="16"/>
                <w:szCs w:val="16"/>
              </w:rPr>
            </w:pPr>
            <w:r w:rsidRPr="009C7A5B">
              <w:rPr>
                <w:rFonts w:cstheme="minorHAnsi"/>
                <w:sz w:val="16"/>
                <w:szCs w:val="16"/>
              </w:rPr>
              <w:t>https://confluence.ecmwf.int/display/FUG/ (*)</w:t>
            </w:r>
          </w:p>
          <w:p w14:paraId="4A1D71A9" w14:textId="77777777" w:rsidR="006C609E" w:rsidRPr="009C7A5B" w:rsidRDefault="006C609E" w:rsidP="006C609E">
            <w:pPr>
              <w:keepNext/>
              <w:keepLines/>
              <w:widowControl w:val="0"/>
              <w:spacing w:after="60"/>
              <w:ind w:firstLine="0"/>
              <w:rPr>
                <w:rFonts w:cstheme="minorHAnsi"/>
                <w:sz w:val="16"/>
                <w:szCs w:val="16"/>
              </w:rPr>
            </w:pPr>
            <w:r w:rsidRPr="009C7A5B">
              <w:rPr>
                <w:rFonts w:cstheme="minorHAnsi"/>
                <w:sz w:val="16"/>
                <w:szCs w:val="16"/>
              </w:rPr>
              <w:t>(*) Guidance provided from April 2019 when ecPoint-Rainfall was released operationally.</w:t>
            </w:r>
          </w:p>
        </w:tc>
        <w:tc>
          <w:tcPr>
            <w:tcW w:w="6095" w:type="dxa"/>
          </w:tcPr>
          <w:p w14:paraId="669E4698" w14:textId="77777777" w:rsidR="006C609E" w:rsidRPr="009C7A5B" w:rsidRDefault="006C609E" w:rsidP="006C609E">
            <w:pPr>
              <w:pStyle w:val="Citazione"/>
              <w:keepNext/>
              <w:keepLines/>
              <w:widowControl w:val="0"/>
              <w:spacing w:before="60" w:after="60"/>
              <w:ind w:left="36" w:right="42" w:firstLine="283"/>
              <w:rPr>
                <w:rFonts w:cstheme="minorHAnsi"/>
                <w:sz w:val="16"/>
                <w:szCs w:val="16"/>
              </w:rPr>
            </w:pPr>
            <w:r w:rsidRPr="009C7A5B">
              <w:rPr>
                <w:rFonts w:cstheme="minorHAnsi"/>
                <w:sz w:val="16"/>
                <w:szCs w:val="16"/>
              </w:rPr>
              <w:t>“ecPoint-Rainfall forecasts are produced in gridded binary (grib) format twice a day (for a 00 and 12 UTC run) in four 12-hourly overlapping periods, with valid times finishing at 00, 06, 12, 18 UTC. The maximum lead time computed is t+246 (i.e. day 10). Each file contains 99 global fields, which correspond to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The rainfall values are already accumulated (over the 12h period). Due to the size of each file (400 MBs</w:t>
            </w:r>
            <w:r>
              <w:rPr>
                <w:rFonts w:cstheme="minorHAnsi"/>
                <w:sz w:val="16"/>
                <w:szCs w:val="16"/>
              </w:rPr>
              <w:t xml:space="preserve"> for a global field</w:t>
            </w:r>
            <w:r w:rsidRPr="009C7A5B">
              <w:rPr>
                <w:rFonts w:cstheme="minorHAnsi"/>
                <w:sz w:val="16"/>
                <w:szCs w:val="16"/>
              </w:rPr>
              <w:t xml:space="preserve">), only forecasts for the domain of interest (N/S/W/E coordinates) can be sent. Such domain will be extracted in a regular lat-lon grid. The file names indicate the date (in YYYYMMDD format) and the run (UTC time, in HH format) in which the forecasts were computed. They also contain the step (hours, in </w:t>
            </w:r>
            <w:proofErr w:type="spellStart"/>
            <w:r w:rsidRPr="009C7A5B">
              <w:rPr>
                <w:rFonts w:cstheme="minorHAnsi"/>
                <w:sz w:val="16"/>
                <w:szCs w:val="16"/>
              </w:rPr>
              <w:t>hhh</w:t>
            </w:r>
            <w:proofErr w:type="spellEnd"/>
            <w:r w:rsidRPr="009C7A5B">
              <w:rPr>
                <w:rFonts w:cstheme="minorHAnsi"/>
                <w:sz w:val="16"/>
                <w:szCs w:val="16"/>
              </w:rPr>
              <w:t xml:space="preserve"> format) at which the 12-hourly accumulation period ends (example: ecPointRain_12h_YYYYMMDD_HH_hhh.grib). The forecasts from the 00 and 12 UTC run will be sent out at 9 and 21 UTC, respectively.”</w:t>
            </w:r>
          </w:p>
        </w:tc>
      </w:tr>
    </w:tbl>
    <w:p w14:paraId="1D945199" w14:textId="77777777" w:rsidR="006C609E" w:rsidRDefault="006C609E" w:rsidP="006C609E">
      <w:pPr>
        <w:ind w:firstLine="0"/>
        <w:rPr>
          <w:rFonts w:cstheme="minorHAnsi"/>
        </w:rPr>
      </w:pPr>
    </w:p>
    <w:p w14:paraId="489197DB" w14:textId="4EDA92F1" w:rsidR="00622F02" w:rsidRPr="009C7A5B" w:rsidRDefault="006C609E" w:rsidP="006C609E">
      <w:pPr>
        <w:rPr>
          <w:rFonts w:cstheme="minorHAnsi"/>
        </w:rPr>
      </w:pPr>
      <w:r w:rsidRPr="009C7A5B">
        <w:rPr>
          <w:rFonts w:cstheme="minorHAnsi"/>
        </w:rPr>
        <w:t xml:space="preserve">The “offline” phase was organized in four steps. As a first step, ecPoint </w:t>
      </w:r>
      <w:r>
        <w:rPr>
          <w:rFonts w:cstheme="minorHAnsi"/>
        </w:rPr>
        <w:t>developers reviewed</w:t>
      </w:r>
      <w:r w:rsidRPr="009C7A5B">
        <w:rPr>
          <w:rFonts w:cstheme="minorHAnsi"/>
        </w:rPr>
        <w:t xml:space="preserve"> the written reports provided by IMN and OMSZ at the end of the “real-time” phase and highlighted possible issues in the interpretation or the use of ecPoint-Rainfall forecasts. The aspects evaluated in the reports are described in</w:t>
      </w:r>
      <w:r>
        <w:rPr>
          <w:rFonts w:cstheme="minorHAnsi"/>
        </w:rPr>
        <w:t xml:space="preserve"> </w:t>
      </w:r>
      <w:r>
        <w:rPr>
          <w:rFonts w:cstheme="minorHAnsi"/>
        </w:rPr>
        <w:fldChar w:fldCharType="begin"/>
      </w:r>
      <w:r>
        <w:rPr>
          <w:rFonts w:cstheme="minorHAnsi"/>
        </w:rPr>
        <w:instrText xml:space="preserve"> REF _Ref84537587 \h </w:instrText>
      </w:r>
      <w:r>
        <w:rPr>
          <w:rFonts w:cstheme="minorHAnsi"/>
        </w:rPr>
      </w:r>
      <w:r>
        <w:rPr>
          <w:rFonts w:cstheme="minorHAnsi"/>
        </w:rPr>
        <w:fldChar w:fldCharType="separate"/>
      </w:r>
      <w:r w:rsidR="00CC6E1E" w:rsidRPr="009C7A5B">
        <w:rPr>
          <w:b/>
          <w:bCs/>
        </w:rPr>
        <w:t xml:space="preserve">Table </w:t>
      </w:r>
      <w:r w:rsidR="00CC6E1E">
        <w:rPr>
          <w:b/>
          <w:bCs/>
          <w:noProof/>
        </w:rPr>
        <w:t>3</w:t>
      </w:r>
      <w:r>
        <w:rPr>
          <w:rFonts w:cstheme="minorHAnsi"/>
        </w:rPr>
        <w:fldChar w:fldCharType="end"/>
      </w:r>
      <w:r>
        <w:rPr>
          <w:rFonts w:cstheme="minorHAnsi"/>
        </w:rPr>
        <w:t xml:space="preserve">. As </w:t>
      </w:r>
      <w:r w:rsidR="0047675D" w:rsidRPr="009C7A5B">
        <w:rPr>
          <w:rFonts w:cstheme="minorHAnsi"/>
        </w:rPr>
        <w:t xml:space="preserve">a second step, ecPoint </w:t>
      </w:r>
      <w:r w:rsidR="00F33726">
        <w:rPr>
          <w:rFonts w:cstheme="minorHAnsi"/>
        </w:rPr>
        <w:t>developers</w:t>
      </w:r>
      <w:r w:rsidR="0047675D" w:rsidRPr="009C7A5B">
        <w:rPr>
          <w:rFonts w:cstheme="minorHAnsi"/>
        </w:rPr>
        <w:t xml:space="preserve"> discussed the outcomes of their analysis with the intermediaries at IMN and OMSZ separately in a three-hour videocall. The conversation was guided by a list of open-ended questions (see Appendix A) to stimulate the conversation without stopping intermediaries to naturally raise their points for discussion </w:t>
      </w:r>
      <w:r w:rsidR="0047675D" w:rsidRPr="009C7A5B">
        <w:rPr>
          <w:rFonts w:cstheme="minorHAnsi"/>
        </w:rPr>
        <w:fldChar w:fldCharType="begin" w:fldLock="1"/>
      </w:r>
      <w:r w:rsidR="0047675D"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47675D" w:rsidRPr="009C7A5B">
        <w:rPr>
          <w:rFonts w:cstheme="minorHAnsi"/>
        </w:rPr>
        <w:fldChar w:fldCharType="separate"/>
      </w:r>
      <w:r w:rsidR="0047675D" w:rsidRPr="009C7A5B">
        <w:rPr>
          <w:rFonts w:cstheme="minorHAnsi"/>
          <w:noProof/>
        </w:rPr>
        <w:t>(Harding, 2018)</w:t>
      </w:r>
      <w:r w:rsidR="0047675D" w:rsidRPr="009C7A5B">
        <w:rPr>
          <w:rFonts w:cstheme="minorHAnsi"/>
        </w:rPr>
        <w:fldChar w:fldCharType="end"/>
      </w:r>
      <w:r w:rsidR="0047675D" w:rsidRPr="009C7A5B">
        <w:rPr>
          <w:rFonts w:cstheme="minorHAnsi"/>
        </w:rPr>
        <w:t xml:space="preserve">. The list of open-ended questions was sent out one week before the videocall, and it was structured in two main sections. The first section aimed at formalizing the ecPoint </w:t>
      </w:r>
      <w:r w:rsidR="00F33726">
        <w:rPr>
          <w:rFonts w:cstheme="minorHAnsi"/>
        </w:rPr>
        <w:t>developers</w:t>
      </w:r>
      <w:r w:rsidR="0047675D" w:rsidRPr="009C7A5B">
        <w:rPr>
          <w:rFonts w:cstheme="minorHAnsi"/>
        </w:rPr>
        <w:t xml:space="preserve">’ pre-existing understanding of the participants’ experience in areas such as probabilistic forecasting and statistical post-processing to understand the context under which forecasters at IMN and OMSZ formulate their predictions for extreme localized rainfall events. This background information is presented in section 4, ahead of the results section, to put the outcomes of the experiment in a more meaningful context. The second section focused on the ecPoint-Rainfall forecasts and aimed at clarifying the participants’ thoughts about its performance and perceived usefulness, and the effectiveness of the ecPoint-Rainfall guidelines. As a third step, ecPoint </w:t>
      </w:r>
      <w:r w:rsidR="00F33726">
        <w:rPr>
          <w:rFonts w:cstheme="minorHAnsi"/>
        </w:rPr>
        <w:t>developers</w:t>
      </w:r>
      <w:r w:rsidR="0047675D" w:rsidRPr="009C7A5B">
        <w:rPr>
          <w:rFonts w:cstheme="minorHAnsi"/>
        </w:rPr>
        <w:t xml:space="preserve"> highlighted similarities and differences between IMN and OMSZ in the use of ecPoint-Rainfall to forecast extreme localized rainfall events to abstract a new set of products and guidelines that should better fit users with similar</w:t>
      </w:r>
      <w:r w:rsidR="00622F02" w:rsidRPr="009C7A5B">
        <w:rPr>
          <w:rFonts w:cstheme="minorHAnsi"/>
        </w:rPr>
        <w:t xml:space="preserve"> needs. </w:t>
      </w:r>
      <w:r w:rsidR="008D1447" w:rsidRPr="009C7A5B">
        <w:rPr>
          <w:rFonts w:cstheme="minorHAnsi"/>
        </w:rPr>
        <w:t>The main similarities/differences</w:t>
      </w:r>
      <w:r w:rsidR="00FA50EE">
        <w:rPr>
          <w:rFonts w:cstheme="minorHAnsi"/>
        </w:rPr>
        <w:t xml:space="preserve"> between IMN and OMSZ</w:t>
      </w:r>
      <w:r w:rsidR="008D1447" w:rsidRPr="009C7A5B">
        <w:rPr>
          <w:rFonts w:cstheme="minorHAnsi"/>
        </w:rPr>
        <w:t xml:space="preserve"> are reported in </w:t>
      </w:r>
      <w:r w:rsidR="00ED7BD8" w:rsidRPr="009C7A5B">
        <w:rPr>
          <w:rFonts w:cstheme="minorHAnsi"/>
        </w:rPr>
        <w:fldChar w:fldCharType="begin"/>
      </w:r>
      <w:r w:rsidR="00ED7BD8" w:rsidRPr="009C7A5B">
        <w:rPr>
          <w:rFonts w:cstheme="minorHAnsi"/>
        </w:rPr>
        <w:instrText xml:space="preserve"> REF _Ref77280773 \h </w:instrText>
      </w:r>
      <w:r w:rsidR="009C7A5B">
        <w:rPr>
          <w:rFonts w:cstheme="minorHAnsi"/>
        </w:rPr>
        <w:instrText xml:space="preserve"> \* MERGEFORMAT </w:instrText>
      </w:r>
      <w:r w:rsidR="00ED7BD8" w:rsidRPr="009C7A5B">
        <w:rPr>
          <w:rFonts w:cstheme="minorHAnsi"/>
        </w:rPr>
      </w:r>
      <w:r w:rsidR="00ED7BD8" w:rsidRPr="009C7A5B">
        <w:rPr>
          <w:rFonts w:cstheme="minorHAnsi"/>
        </w:rPr>
        <w:fldChar w:fldCharType="separate"/>
      </w:r>
      <w:r w:rsidR="00CC6E1E" w:rsidRPr="00CC6E1E">
        <w:rPr>
          <w:rFonts w:cstheme="minorHAnsi"/>
          <w:b/>
          <w:bCs/>
        </w:rPr>
        <w:t xml:space="preserve">Table </w:t>
      </w:r>
      <w:r w:rsidR="00CC6E1E" w:rsidRPr="00CC6E1E">
        <w:rPr>
          <w:rFonts w:cstheme="minorHAnsi"/>
          <w:b/>
          <w:bCs/>
          <w:noProof/>
        </w:rPr>
        <w:t>4</w:t>
      </w:r>
      <w:r w:rsidR="00ED7BD8" w:rsidRPr="009C7A5B">
        <w:rPr>
          <w:rFonts w:cstheme="minorHAnsi"/>
        </w:rPr>
        <w:fldChar w:fldCharType="end"/>
      </w:r>
      <w:r w:rsidR="008D1447" w:rsidRPr="009C7A5B">
        <w:rPr>
          <w:rFonts w:cstheme="minorHAnsi"/>
        </w:rPr>
        <w:t xml:space="preserve">. As a fourth step, </w:t>
      </w:r>
      <w:r w:rsidR="008D1447" w:rsidRPr="00950CBA">
        <w:rPr>
          <w:rFonts w:cstheme="minorHAnsi"/>
        </w:rPr>
        <w:t xml:space="preserve">ecPoint </w:t>
      </w:r>
      <w:r w:rsidR="00F33726" w:rsidRPr="00950CBA">
        <w:rPr>
          <w:rFonts w:cstheme="minorHAnsi"/>
        </w:rPr>
        <w:t>developers</w:t>
      </w:r>
      <w:r w:rsidR="008D1447" w:rsidRPr="00950CBA">
        <w:rPr>
          <w:rFonts w:cstheme="minorHAnsi"/>
        </w:rPr>
        <w:t xml:space="preserve"> emailed to </w:t>
      </w:r>
      <w:r w:rsidR="008D1447" w:rsidRPr="00950CBA">
        <w:rPr>
          <w:rFonts w:cstheme="minorHAnsi"/>
        </w:rPr>
        <w:lastRenderedPageBreak/>
        <w:t xml:space="preserve">the intermediaries </w:t>
      </w:r>
      <w:r w:rsidR="00314704" w:rsidRPr="00950CBA">
        <w:rPr>
          <w:rFonts w:cstheme="minorHAnsi"/>
        </w:rPr>
        <w:t xml:space="preserve">a </w:t>
      </w:r>
      <w:r w:rsidR="008D1447" w:rsidRPr="00950CBA">
        <w:rPr>
          <w:rFonts w:cstheme="minorHAnsi"/>
        </w:rPr>
        <w:t>new set of guidelines and mock-up products for the case studies provided in the written reports</w:t>
      </w:r>
      <w:r w:rsidR="00F4600B" w:rsidRPr="00950CBA">
        <w:rPr>
          <w:rFonts w:cstheme="minorHAnsi"/>
        </w:rPr>
        <w:t xml:space="preserve"> which were taken account of the feedback received during the informal conversations</w:t>
      </w:r>
      <w:r w:rsidR="008D1447" w:rsidRPr="00950CBA">
        <w:rPr>
          <w:rFonts w:cstheme="minorHAnsi"/>
        </w:rPr>
        <w:t>.</w:t>
      </w:r>
      <w:r w:rsidR="008D1447" w:rsidRPr="009C7A5B">
        <w:rPr>
          <w:rFonts w:cstheme="minorHAnsi"/>
        </w:rPr>
        <w:t xml:space="preserve"> The aim was to determine whether the new products and guidelines would fit better </w:t>
      </w:r>
      <w:r w:rsidR="00314704">
        <w:rPr>
          <w:rFonts w:cstheme="minorHAnsi"/>
        </w:rPr>
        <w:t xml:space="preserve">with </w:t>
      </w:r>
      <w:r w:rsidR="008D1447" w:rsidRPr="009C7A5B">
        <w:rPr>
          <w:rFonts w:cstheme="minorHAnsi"/>
        </w:rPr>
        <w:t>the participants’ needs. The intermediaries were asked to email back a comment about the new guidelines and the mock-up products stating (1) whether the revised products/guidelines were more useful than those provided in the “real-time” phase, and (2) whether intermediaries would change their initial thoughts about ecPoint-Rainfall and use the new product operationally to forecast extreme localized rainfall events in their countries.</w:t>
      </w:r>
    </w:p>
    <w:tbl>
      <w:tblPr>
        <w:tblStyle w:val="Grigliatabella"/>
        <w:tblpPr w:leftFromText="181" w:rightFromText="181" w:vertAnchor="page" w:horzAnchor="margin" w:tblpY="34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9C4B63" w:rsidRPr="009C7A5B" w14:paraId="49EBB1BB" w14:textId="77777777" w:rsidTr="009C4B63">
        <w:tc>
          <w:tcPr>
            <w:tcW w:w="4820" w:type="dxa"/>
            <w:shd w:val="clear" w:color="auto" w:fill="AEAAAA" w:themeFill="background2" w:themeFillShade="BF"/>
          </w:tcPr>
          <w:p w14:paraId="3CC498FD" w14:textId="77777777" w:rsidR="009C4B63" w:rsidRPr="009C7A5B" w:rsidRDefault="009C4B63" w:rsidP="009C4B63">
            <w:pPr>
              <w:spacing w:after="60"/>
              <w:ind w:firstLine="0"/>
              <w:jc w:val="center"/>
              <w:rPr>
                <w:rFonts w:cstheme="minorHAnsi"/>
                <w:b/>
                <w:bCs/>
                <w:sz w:val="16"/>
                <w:szCs w:val="16"/>
              </w:rPr>
            </w:pPr>
            <w:bookmarkStart w:id="13" w:name="_Ref77060264"/>
            <w:r w:rsidRPr="009C7A5B">
              <w:rPr>
                <w:rFonts w:cstheme="minorHAnsi"/>
                <w:b/>
                <w:bCs/>
                <w:sz w:val="16"/>
                <w:szCs w:val="16"/>
              </w:rPr>
              <w:t>Aspects evaluated</w:t>
            </w:r>
            <w:r>
              <w:rPr>
                <w:rFonts w:cstheme="minorHAnsi"/>
                <w:b/>
                <w:bCs/>
                <w:sz w:val="16"/>
                <w:szCs w:val="16"/>
              </w:rPr>
              <w:t>: To what extent did…</w:t>
            </w:r>
          </w:p>
        </w:tc>
        <w:tc>
          <w:tcPr>
            <w:tcW w:w="5103" w:type="dxa"/>
            <w:shd w:val="clear" w:color="auto" w:fill="AEAAAA" w:themeFill="background2" w:themeFillShade="BF"/>
          </w:tcPr>
          <w:p w14:paraId="5D2E07BC" w14:textId="77777777" w:rsidR="009C4B63" w:rsidRPr="009C7A5B" w:rsidRDefault="009C4B63" w:rsidP="009C4B63">
            <w:pPr>
              <w:spacing w:after="60"/>
              <w:ind w:firstLine="0"/>
              <w:jc w:val="center"/>
              <w:rPr>
                <w:rFonts w:cstheme="minorHAnsi"/>
                <w:b/>
                <w:bCs/>
                <w:sz w:val="16"/>
                <w:szCs w:val="16"/>
              </w:rPr>
            </w:pPr>
            <w:r w:rsidRPr="009C7A5B">
              <w:rPr>
                <w:rFonts w:cstheme="minorHAnsi"/>
                <w:b/>
                <w:bCs/>
                <w:sz w:val="16"/>
                <w:szCs w:val="16"/>
              </w:rPr>
              <w:t>Why?</w:t>
            </w:r>
          </w:p>
        </w:tc>
      </w:tr>
      <w:tr w:rsidR="009C4B63" w:rsidRPr="009C7A5B" w14:paraId="2FAFB17D" w14:textId="77777777" w:rsidTr="009C4B63">
        <w:tc>
          <w:tcPr>
            <w:tcW w:w="4820" w:type="dxa"/>
          </w:tcPr>
          <w:p w14:paraId="720E2521"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in scale between ecPoint-Rainfall and NWP rainfall forecasts?</w:t>
            </w:r>
          </w:p>
        </w:tc>
        <w:tc>
          <w:tcPr>
            <w:tcW w:w="5103" w:type="dxa"/>
          </w:tcPr>
          <w:p w14:paraId="23B346CB" w14:textId="77777777" w:rsidR="009C4B63" w:rsidRPr="009C7A5B" w:rsidRDefault="009C4B63" w:rsidP="009C4B63">
            <w:pPr>
              <w:spacing w:after="60"/>
              <w:ind w:firstLine="0"/>
              <w:rPr>
                <w:rFonts w:cstheme="minorHAnsi"/>
                <w:sz w:val="16"/>
                <w:szCs w:val="16"/>
              </w:rPr>
            </w:pPr>
            <w:r w:rsidRPr="009C7A5B">
              <w:rPr>
                <w:rFonts w:cstheme="minorHAnsi"/>
                <w:sz w:val="16"/>
                <w:szCs w:val="16"/>
              </w:rPr>
              <w:t>NWP forecasts represent rainfall averages over the model grid-box, whilst ecPoint-Rainfall represent the forecast at a point within the grid-box, even though no information can be provided on where that point is within the grid-box.</w:t>
            </w:r>
          </w:p>
        </w:tc>
      </w:tr>
      <w:tr w:rsidR="009C4B63" w:rsidRPr="009C7A5B" w14:paraId="393227DB" w14:textId="77777777" w:rsidTr="009C4B63">
        <w:tc>
          <w:tcPr>
            <w:tcW w:w="4820" w:type="dxa"/>
            <w:shd w:val="clear" w:color="auto" w:fill="E7E6E6" w:themeFill="background2"/>
          </w:tcPr>
          <w:p w14:paraId="0238D6CA"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between the spread in ecPoint-Rainfall and NWP rainfall forecasts?</w:t>
            </w:r>
          </w:p>
        </w:tc>
        <w:tc>
          <w:tcPr>
            <w:tcW w:w="5103" w:type="dxa"/>
            <w:shd w:val="clear" w:color="auto" w:fill="E7E6E6" w:themeFill="background2"/>
          </w:tcPr>
          <w:p w14:paraId="5994B6B5" w14:textId="77777777" w:rsidR="009C4B63" w:rsidRPr="009C7A5B" w:rsidRDefault="009C4B63" w:rsidP="009C4B63">
            <w:pPr>
              <w:spacing w:after="60"/>
              <w:ind w:firstLine="0"/>
              <w:rPr>
                <w:rFonts w:cstheme="minorHAnsi"/>
                <w:sz w:val="16"/>
                <w:szCs w:val="16"/>
              </w:rPr>
            </w:pPr>
            <w:r w:rsidRPr="009C7A5B">
              <w:rPr>
                <w:rFonts w:cstheme="minorHAnsi"/>
                <w:sz w:val="16"/>
                <w:szCs w:val="16"/>
              </w:rPr>
              <w:t>The spread provided by ecPoint-Rainfall refers to rainfall at a point, whilst the spread provided by NWP rainfall forecasts refers to the grid-box average.</w:t>
            </w:r>
          </w:p>
        </w:tc>
      </w:tr>
      <w:tr w:rsidR="009C4B63" w:rsidRPr="009C7A5B" w14:paraId="32FF6A01" w14:textId="77777777" w:rsidTr="009C4B63">
        <w:tc>
          <w:tcPr>
            <w:tcW w:w="4820" w:type="dxa"/>
          </w:tcPr>
          <w:p w14:paraId="542FCED4" w14:textId="77777777" w:rsidR="009C4B63" w:rsidRPr="009C7A5B" w:rsidRDefault="009C4B63" w:rsidP="009C4B63">
            <w:pPr>
              <w:tabs>
                <w:tab w:val="left" w:pos="1170"/>
              </w:tabs>
              <w:spacing w:after="60"/>
              <w:ind w:firstLine="0"/>
              <w:rPr>
                <w:rFonts w:cstheme="minorHAnsi"/>
                <w:sz w:val="16"/>
                <w:szCs w:val="16"/>
              </w:rPr>
            </w:pPr>
            <w:r>
              <w:rPr>
                <w:rFonts w:cstheme="minorHAnsi"/>
                <w:sz w:val="16"/>
                <w:szCs w:val="16"/>
              </w:rPr>
              <w:t>…the</w:t>
            </w:r>
            <w:r w:rsidRPr="009C7A5B">
              <w:rPr>
                <w:rFonts w:cstheme="minorHAnsi"/>
                <w:sz w:val="16"/>
                <w:szCs w:val="16"/>
              </w:rPr>
              <w:t xml:space="preserve"> participants focus on the high percentiles of ecPoint-Rainfall (i.e. &gt; 90</w:t>
            </w:r>
            <w:r w:rsidRPr="009C7A5B">
              <w:rPr>
                <w:rFonts w:cstheme="minorHAnsi"/>
                <w:sz w:val="16"/>
                <w:szCs w:val="16"/>
                <w:vertAlign w:val="superscript"/>
              </w:rPr>
              <w:t>th</w:t>
            </w:r>
            <w:r w:rsidRPr="009C7A5B">
              <w:rPr>
                <w:rFonts w:cstheme="minorHAnsi"/>
                <w:sz w:val="16"/>
                <w:szCs w:val="16"/>
              </w:rPr>
              <w:t xml:space="preserve"> percentile) to assess the location and the magnitude of extreme localized rainfall?</w:t>
            </w:r>
          </w:p>
        </w:tc>
        <w:tc>
          <w:tcPr>
            <w:tcW w:w="5103" w:type="dxa"/>
          </w:tcPr>
          <w:p w14:paraId="491E85CA" w14:textId="77777777" w:rsidR="009C4B63" w:rsidRPr="009C7A5B" w:rsidRDefault="009C4B63" w:rsidP="009C4B63">
            <w:pPr>
              <w:spacing w:after="60"/>
              <w:ind w:firstLine="0"/>
              <w:rPr>
                <w:rFonts w:cstheme="minorHAnsi"/>
                <w:sz w:val="16"/>
                <w:szCs w:val="16"/>
              </w:rPr>
            </w:pPr>
            <w:r w:rsidRPr="009C7A5B">
              <w:rPr>
                <w:rFonts w:cstheme="minorHAnsi"/>
                <w:sz w:val="16"/>
                <w:szCs w:val="16"/>
              </w:rPr>
              <w:t>Lower percentiles might not forecast extreme localized rainfall events which, by definition, are very low-probability.</w:t>
            </w:r>
          </w:p>
        </w:tc>
      </w:tr>
      <w:tr w:rsidR="009C4B63" w:rsidRPr="009C7A5B" w14:paraId="7E13F3E1" w14:textId="77777777" w:rsidTr="009C4B63">
        <w:tc>
          <w:tcPr>
            <w:tcW w:w="4820" w:type="dxa"/>
            <w:shd w:val="clear" w:color="auto" w:fill="E7E6E6" w:themeFill="background2"/>
          </w:tcPr>
          <w:p w14:paraId="0B92771E" w14:textId="77777777" w:rsidR="009C4B63" w:rsidRPr="009C7A5B" w:rsidRDefault="009C4B63" w:rsidP="009C4B63">
            <w:pPr>
              <w:spacing w:after="60"/>
              <w:ind w:firstLine="0"/>
              <w:rPr>
                <w:rFonts w:cstheme="minorHAnsi"/>
                <w:sz w:val="16"/>
                <w:szCs w:val="16"/>
              </w:rPr>
            </w:pPr>
            <w:r>
              <w:rPr>
                <w:rFonts w:cstheme="minorHAnsi"/>
                <w:sz w:val="16"/>
                <w:szCs w:val="16"/>
              </w:rPr>
              <w:t xml:space="preserve">…the </w:t>
            </w:r>
            <w:r w:rsidRPr="009C7A5B">
              <w:rPr>
                <w:rFonts w:cstheme="minorHAnsi"/>
                <w:sz w:val="16"/>
                <w:szCs w:val="16"/>
              </w:rPr>
              <w:t>participants appreciate the difficulties on verifying ecPoint-Rainfall forecasts for extreme localized rainfall events in small regions with sparse observational network, for restricted periods of time, (e.g. &lt; 1 year)?</w:t>
            </w:r>
          </w:p>
        </w:tc>
        <w:tc>
          <w:tcPr>
            <w:tcW w:w="5103" w:type="dxa"/>
            <w:shd w:val="clear" w:color="auto" w:fill="E7E6E6" w:themeFill="background2"/>
          </w:tcPr>
          <w:p w14:paraId="0CF069B5" w14:textId="77777777" w:rsidR="009C4B63" w:rsidRPr="009C7A5B" w:rsidRDefault="009C4B63" w:rsidP="009C4B63">
            <w:pPr>
              <w:spacing w:after="60"/>
              <w:ind w:firstLine="0"/>
              <w:rPr>
                <w:rFonts w:cstheme="minorHAnsi"/>
                <w:sz w:val="16"/>
                <w:szCs w:val="16"/>
              </w:rPr>
            </w:pPr>
            <w:r w:rsidRPr="009C7A5B">
              <w:rPr>
                <w:rFonts w:cstheme="minorHAnsi"/>
                <w:sz w:val="16"/>
                <w:szCs w:val="16"/>
              </w:rPr>
              <w:t>For example, the 99</w:t>
            </w:r>
            <w:r w:rsidRPr="009C7A5B">
              <w:rPr>
                <w:rFonts w:cstheme="minorHAnsi"/>
                <w:sz w:val="16"/>
                <w:szCs w:val="16"/>
                <w:vertAlign w:val="superscript"/>
              </w:rPr>
              <w:t>th</w:t>
            </w:r>
            <w:r w:rsidRPr="009C7A5B">
              <w:rPr>
                <w:rFonts w:cstheme="minorHAnsi"/>
                <w:sz w:val="16"/>
                <w:szCs w:val="16"/>
              </w:rPr>
              <w:t xml:space="preserve"> percentile represents rainfall events with a 1 in 100 chance of happening. Such</w:t>
            </w:r>
            <w:r>
              <w:rPr>
                <w:rFonts w:cstheme="minorHAnsi"/>
                <w:sz w:val="16"/>
                <w:szCs w:val="16"/>
              </w:rPr>
              <w:t xml:space="preserve"> a</w:t>
            </w:r>
            <w:r w:rsidRPr="009C7A5B">
              <w:rPr>
                <w:rFonts w:cstheme="minorHAnsi"/>
                <w:sz w:val="16"/>
                <w:szCs w:val="16"/>
              </w:rPr>
              <w:t xml:space="preserve"> rare event might not be observed; however, it does not mean the forecasts were wrong because the event could have happened but not be recorded. </w:t>
            </w:r>
          </w:p>
        </w:tc>
      </w:tr>
    </w:tbl>
    <w:p w14:paraId="180A9218" w14:textId="3BEFFDDF" w:rsidR="0047675D" w:rsidRPr="009C7A5B" w:rsidRDefault="00E10F92" w:rsidP="00E10F92">
      <w:pPr>
        <w:pStyle w:val="CaptionTable"/>
      </w:pPr>
      <w:bookmarkStart w:id="14" w:name="_Ref84537587"/>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3</w:t>
      </w:r>
      <w:r w:rsidRPr="009C7A5B">
        <w:rPr>
          <w:b/>
          <w:bCs/>
          <w:noProof/>
        </w:rPr>
        <w:fldChar w:fldCharType="end"/>
      </w:r>
      <w:bookmarkEnd w:id="13"/>
      <w:bookmarkEnd w:id="14"/>
      <w:r w:rsidRPr="009C7A5B">
        <w:t xml:space="preserve"> - Aspects evaluated in the written reports delivered at the end of the “real-time” phase.</w:t>
      </w:r>
    </w:p>
    <w:p w14:paraId="4EFDE0A3" w14:textId="4BFDEAD0" w:rsidR="00E10F92" w:rsidRPr="009C7A5B" w:rsidRDefault="00E10F92" w:rsidP="000C1C99">
      <w:pPr>
        <w:pStyle w:val="CaptionTable"/>
      </w:pPr>
      <w:bookmarkStart w:id="15" w:name="_Ref77280773"/>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4</w:t>
      </w:r>
      <w:r w:rsidRPr="009C7A5B">
        <w:rPr>
          <w:b/>
          <w:bCs/>
        </w:rPr>
        <w:fldChar w:fldCharType="end"/>
      </w:r>
      <w:bookmarkEnd w:id="15"/>
      <w:r w:rsidRPr="009C7A5B">
        <w:t xml:space="preserve"> - Examination of similarities/differences </w:t>
      </w:r>
      <w:r w:rsidRPr="005844C2">
        <w:t xml:space="preserve">between IMN (Costa Rica) and OMSZ (Hungary) </w:t>
      </w:r>
      <w:r w:rsidRPr="009C7A5B">
        <w:t>during the third step of the “offline” phase.</w:t>
      </w:r>
    </w:p>
    <w:tbl>
      <w:tblPr>
        <w:tblStyle w:val="Grigliatabella"/>
        <w:tblpPr w:leftFromText="181" w:rightFromText="181" w:vertAnchor="page" w:horzAnchor="margin" w:tblpY="747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tblGrid>
      <w:tr w:rsidR="00C32BA9" w:rsidRPr="009C7A5B" w14:paraId="49F49D92" w14:textId="77777777" w:rsidTr="00C32BA9">
        <w:tc>
          <w:tcPr>
            <w:tcW w:w="5245" w:type="dxa"/>
            <w:shd w:val="clear" w:color="auto" w:fill="AEAAAA" w:themeFill="background2" w:themeFillShade="BF"/>
          </w:tcPr>
          <w:p w14:paraId="3CF4046D" w14:textId="77777777" w:rsidR="00C32BA9" w:rsidRPr="009C7A5B" w:rsidRDefault="00C32BA9" w:rsidP="00C32BA9">
            <w:pPr>
              <w:spacing w:after="60"/>
              <w:ind w:firstLine="0"/>
              <w:jc w:val="center"/>
              <w:rPr>
                <w:rFonts w:cstheme="minorHAnsi"/>
                <w:b/>
                <w:bCs/>
                <w:sz w:val="16"/>
                <w:szCs w:val="16"/>
              </w:rPr>
            </w:pPr>
            <w:bookmarkStart w:id="16" w:name="_Ref77002150"/>
            <w:r>
              <w:rPr>
                <w:rFonts w:cstheme="minorHAnsi"/>
                <w:b/>
                <w:bCs/>
                <w:sz w:val="16"/>
                <w:szCs w:val="16"/>
              </w:rPr>
              <w:t xml:space="preserve">What were the </w:t>
            </w:r>
            <w:r w:rsidRPr="009C7A5B">
              <w:rPr>
                <w:rFonts w:cstheme="minorHAnsi"/>
                <w:b/>
                <w:bCs/>
                <w:sz w:val="16"/>
                <w:szCs w:val="16"/>
              </w:rPr>
              <w:t>similarities/differences…</w:t>
            </w:r>
          </w:p>
        </w:tc>
        <w:tc>
          <w:tcPr>
            <w:tcW w:w="4678" w:type="dxa"/>
            <w:shd w:val="clear" w:color="auto" w:fill="AEAAAA" w:themeFill="background2" w:themeFillShade="BF"/>
          </w:tcPr>
          <w:p w14:paraId="785AAEE6" w14:textId="77777777" w:rsidR="00C32BA9" w:rsidRPr="009C7A5B" w:rsidRDefault="00C32BA9" w:rsidP="00C32BA9">
            <w:pPr>
              <w:spacing w:after="60"/>
              <w:ind w:firstLine="0"/>
              <w:jc w:val="center"/>
              <w:rPr>
                <w:rFonts w:cstheme="minorHAnsi"/>
                <w:b/>
                <w:bCs/>
                <w:sz w:val="16"/>
                <w:szCs w:val="16"/>
              </w:rPr>
            </w:pPr>
            <w:r w:rsidRPr="009C7A5B">
              <w:rPr>
                <w:rFonts w:cstheme="minorHAnsi"/>
                <w:b/>
                <w:bCs/>
                <w:sz w:val="16"/>
                <w:szCs w:val="16"/>
              </w:rPr>
              <w:t>Why?</w:t>
            </w:r>
          </w:p>
        </w:tc>
      </w:tr>
      <w:tr w:rsidR="00C32BA9" w:rsidRPr="009C7A5B" w14:paraId="647CEE7B" w14:textId="77777777" w:rsidTr="00C32BA9">
        <w:tc>
          <w:tcPr>
            <w:tcW w:w="5245" w:type="dxa"/>
          </w:tcPr>
          <w:p w14:paraId="484DD928" w14:textId="77777777" w:rsidR="00C32BA9" w:rsidRPr="005844C2" w:rsidRDefault="00C32BA9" w:rsidP="00C32BA9">
            <w:pPr>
              <w:spacing w:after="60"/>
              <w:ind w:firstLine="0"/>
              <w:rPr>
                <w:rFonts w:cstheme="minorHAnsi"/>
                <w:sz w:val="16"/>
                <w:szCs w:val="16"/>
              </w:rPr>
            </w:pPr>
            <w:r w:rsidRPr="005844C2">
              <w:rPr>
                <w:rFonts w:cstheme="minorHAnsi"/>
                <w:sz w:val="16"/>
                <w:szCs w:val="16"/>
              </w:rPr>
              <w:t>… in the forecasting remit of the two organizations?</w:t>
            </w:r>
          </w:p>
        </w:tc>
        <w:tc>
          <w:tcPr>
            <w:tcW w:w="4678" w:type="dxa"/>
            <w:vAlign w:val="center"/>
          </w:tcPr>
          <w:p w14:paraId="6D90BBAE" w14:textId="0A41196B"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forecasting remit between the two centres explain any differences that might come out from the discussions (e.g. one centre is mainly interested in short range forecasts instead or medium-range lead times.)</w:t>
            </w:r>
          </w:p>
        </w:tc>
      </w:tr>
      <w:tr w:rsidR="00C32BA9" w:rsidRPr="009C7A5B" w14:paraId="6CDA2B9F" w14:textId="77777777" w:rsidTr="00C32BA9">
        <w:tc>
          <w:tcPr>
            <w:tcW w:w="5245" w:type="dxa"/>
          </w:tcPr>
          <w:p w14:paraId="27D5D0A8" w14:textId="77777777" w:rsidR="00C32BA9" w:rsidRPr="005844C2" w:rsidRDefault="00C32BA9" w:rsidP="00C32BA9">
            <w:pPr>
              <w:spacing w:after="60"/>
              <w:ind w:firstLine="0"/>
              <w:rPr>
                <w:rFonts w:cstheme="minorHAnsi"/>
                <w:sz w:val="16"/>
                <w:szCs w:val="16"/>
              </w:rPr>
            </w:pPr>
            <w:r w:rsidRPr="005844C2">
              <w:rPr>
                <w:rFonts w:cstheme="minorHAnsi"/>
                <w:sz w:val="16"/>
                <w:szCs w:val="16"/>
              </w:rPr>
              <w:t>…in the quality/number of products developed from ecPoint-Rainfall?</w:t>
            </w:r>
          </w:p>
        </w:tc>
        <w:tc>
          <w:tcPr>
            <w:tcW w:w="4678" w:type="dxa"/>
            <w:vMerge w:val="restart"/>
            <w:vAlign w:val="center"/>
          </w:tcPr>
          <w:p w14:paraId="50B28D0E" w14:textId="77777777" w:rsidR="00C32BA9" w:rsidRPr="005844C2" w:rsidRDefault="00C32BA9" w:rsidP="00C32BA9">
            <w:pPr>
              <w:spacing w:after="60"/>
              <w:ind w:firstLine="0"/>
              <w:rPr>
                <w:rFonts w:cstheme="minorHAnsi"/>
                <w:sz w:val="16"/>
                <w:szCs w:val="16"/>
              </w:rPr>
            </w:pPr>
            <w:r w:rsidRPr="005844C2">
              <w:rPr>
                <w:rFonts w:cstheme="minorHAnsi"/>
                <w:sz w:val="16"/>
                <w:szCs w:val="16"/>
              </w:rPr>
              <w:t>To assess whether the approaches adopted when using ecPoint-Rainfall were due to the novelty of the product, the quality of the guidelines provided, or the previous forecasters’ experience with probabilistic or statistically post-processed forecasts, and better tailor future guidelines according to specific user’s needs.</w:t>
            </w:r>
          </w:p>
        </w:tc>
      </w:tr>
      <w:tr w:rsidR="00C32BA9" w:rsidRPr="009C7A5B" w14:paraId="2BECBE29" w14:textId="77777777" w:rsidTr="00C32BA9">
        <w:tc>
          <w:tcPr>
            <w:tcW w:w="5245" w:type="dxa"/>
            <w:shd w:val="clear" w:color="auto" w:fill="E7E6E6" w:themeFill="background2"/>
          </w:tcPr>
          <w:p w14:paraId="08C8754A" w14:textId="77777777" w:rsidR="00C32BA9" w:rsidRPr="009C7A5B" w:rsidRDefault="00C32BA9" w:rsidP="00C32BA9">
            <w:pPr>
              <w:spacing w:after="60"/>
              <w:ind w:firstLine="0"/>
              <w:rPr>
                <w:rFonts w:cstheme="minorHAnsi"/>
                <w:sz w:val="16"/>
                <w:szCs w:val="16"/>
              </w:rPr>
            </w:pPr>
            <w:r w:rsidRPr="009C7A5B">
              <w:rPr>
                <w:rFonts w:cstheme="minorHAnsi"/>
                <w:sz w:val="16"/>
                <w:szCs w:val="16"/>
              </w:rPr>
              <w:t>…in the operational use of ecPoint-Rainfall to forecast extreme localized rainfall?</w:t>
            </w:r>
          </w:p>
        </w:tc>
        <w:tc>
          <w:tcPr>
            <w:tcW w:w="4678" w:type="dxa"/>
            <w:vMerge/>
          </w:tcPr>
          <w:p w14:paraId="0D485B8C" w14:textId="77777777" w:rsidR="00C32BA9" w:rsidRPr="009C7A5B" w:rsidRDefault="00C32BA9" w:rsidP="00C32BA9">
            <w:pPr>
              <w:spacing w:after="60"/>
              <w:rPr>
                <w:rFonts w:cstheme="minorHAnsi"/>
                <w:sz w:val="16"/>
                <w:szCs w:val="16"/>
              </w:rPr>
            </w:pPr>
          </w:p>
        </w:tc>
      </w:tr>
      <w:tr w:rsidR="00C32BA9" w:rsidRPr="009C7A5B" w14:paraId="5FE19082" w14:textId="77777777" w:rsidTr="00C32BA9">
        <w:tc>
          <w:tcPr>
            <w:tcW w:w="5245" w:type="dxa"/>
          </w:tcPr>
          <w:p w14:paraId="3447FC7E" w14:textId="77777777" w:rsidR="00C32BA9" w:rsidRPr="009C7A5B" w:rsidRDefault="00C32BA9" w:rsidP="00C32BA9">
            <w:pPr>
              <w:spacing w:after="60"/>
              <w:ind w:firstLine="0"/>
              <w:rPr>
                <w:rFonts w:cstheme="minorHAnsi"/>
                <w:sz w:val="16"/>
                <w:szCs w:val="16"/>
              </w:rPr>
            </w:pPr>
            <w:r w:rsidRPr="009C7A5B">
              <w:rPr>
                <w:rFonts w:cstheme="minorHAnsi"/>
                <w:sz w:val="16"/>
                <w:szCs w:val="16"/>
              </w:rPr>
              <w:t>…on how ecPoint-Rainfall might be used in any decision-making process?</w:t>
            </w:r>
          </w:p>
        </w:tc>
        <w:tc>
          <w:tcPr>
            <w:tcW w:w="4678" w:type="dxa"/>
            <w:vMerge/>
          </w:tcPr>
          <w:p w14:paraId="48AE4032" w14:textId="77777777" w:rsidR="00C32BA9" w:rsidRPr="009C7A5B" w:rsidRDefault="00C32BA9" w:rsidP="00C32BA9">
            <w:pPr>
              <w:spacing w:after="60"/>
              <w:ind w:firstLine="0"/>
              <w:rPr>
                <w:rFonts w:cstheme="minorHAnsi"/>
                <w:sz w:val="16"/>
                <w:szCs w:val="16"/>
              </w:rPr>
            </w:pPr>
          </w:p>
        </w:tc>
      </w:tr>
    </w:tbl>
    <w:p w14:paraId="71A45705" w14:textId="6B3D5BA4" w:rsidR="001A601C" w:rsidRPr="009C7A5B" w:rsidRDefault="001A601C" w:rsidP="001A601C">
      <w:pPr>
        <w:pStyle w:val="Titolo1"/>
        <w:rPr>
          <w:rFonts w:cstheme="minorHAnsi"/>
        </w:rPr>
      </w:pPr>
      <w:r w:rsidRPr="009C7A5B">
        <w:rPr>
          <w:rFonts w:cstheme="minorHAnsi"/>
        </w:rPr>
        <w:t xml:space="preserve">Pilot study </w:t>
      </w:r>
      <w:r w:rsidR="00314704">
        <w:rPr>
          <w:rFonts w:cstheme="minorHAnsi"/>
        </w:rPr>
        <w:t>context</w:t>
      </w:r>
    </w:p>
    <w:p w14:paraId="48AB40F2" w14:textId="30B7F57C" w:rsidR="001A601C" w:rsidRPr="009C7A5B" w:rsidRDefault="001A601C" w:rsidP="001A601C">
      <w:pPr>
        <w:rPr>
          <w:rFonts w:cstheme="minorHAnsi"/>
        </w:rPr>
      </w:pPr>
      <w:r w:rsidRPr="009C7A5B">
        <w:rPr>
          <w:rFonts w:cstheme="minorHAnsi"/>
        </w:rPr>
        <w:t xml:space="preserve"> This section summarizes information </w:t>
      </w:r>
      <w:r w:rsidR="00314704">
        <w:rPr>
          <w:rFonts w:cstheme="minorHAnsi"/>
        </w:rPr>
        <w:t>collected from the inform</w:t>
      </w:r>
      <w:r w:rsidR="005D3989">
        <w:rPr>
          <w:rFonts w:cstheme="minorHAnsi"/>
        </w:rPr>
        <w:t>a</w:t>
      </w:r>
      <w:r w:rsidR="00314704">
        <w:rPr>
          <w:rFonts w:cstheme="minorHAnsi"/>
        </w:rPr>
        <w:t xml:space="preserve">l discussions during the “offline” phase of the study </w:t>
      </w:r>
      <w:r w:rsidRPr="009C7A5B">
        <w:rPr>
          <w:rFonts w:cstheme="minorHAnsi"/>
        </w:rPr>
        <w:t xml:space="preserve">on the challenges in the prediction of extreme localized rainfall events in Costa Rica and Hungary, and on the forecasters’ experience with probabilistic NWP models and statistical post-processing at IMN and OMSZ. </w:t>
      </w:r>
      <w:r w:rsidR="006976B5">
        <w:rPr>
          <w:rFonts w:cstheme="minorHAnsi"/>
        </w:rPr>
        <w:t>This information</w:t>
      </w:r>
      <w:r w:rsidRPr="009C7A5B">
        <w:rPr>
          <w:rFonts w:cstheme="minorHAnsi"/>
        </w:rPr>
        <w:t xml:space="preserve"> is presented ahead of the results section to help the user to put the outcomes of the real-time and the offline phase in a more meaningful context.</w:t>
      </w:r>
    </w:p>
    <w:p w14:paraId="7D5D3EB7" w14:textId="77777777" w:rsidR="001A601C" w:rsidRPr="009C7A5B" w:rsidRDefault="001A601C" w:rsidP="001A601C">
      <w:pPr>
        <w:pStyle w:val="Titolo2"/>
        <w:rPr>
          <w:rFonts w:cstheme="minorHAnsi"/>
          <w:lang w:val="es-ES"/>
        </w:rPr>
      </w:pPr>
      <w:r w:rsidRPr="009C7A5B">
        <w:rPr>
          <w:rFonts w:cstheme="minorHAnsi"/>
          <w:lang w:val="es-ES"/>
        </w:rPr>
        <w:t>Instituto Meteorológico Nacional de Costa Rica (IMN)</w:t>
      </w:r>
    </w:p>
    <w:p w14:paraId="24975116" w14:textId="2E220D5E" w:rsidR="001112C5" w:rsidRPr="009C7A5B" w:rsidRDefault="001A601C" w:rsidP="00F51D05">
      <w:pPr>
        <w:rPr>
          <w:rFonts w:cstheme="minorHAnsi"/>
        </w:rPr>
      </w:pPr>
      <w:r w:rsidRPr="009C7A5B">
        <w:rPr>
          <w:rFonts w:cstheme="minorHAnsi"/>
        </w:rPr>
        <w:t>Rainfall in Costa Rica is typically generated by cold fronts, hurricanes, and low-pressure systems. Their interaction with prevailing winds and Costa Rica’s complex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a</w:t>
      </w:r>
      <w:r w:rsidRPr="009C7A5B">
        <w:rPr>
          <w:rFonts w:cstheme="minorHAnsi"/>
        </w:rPr>
        <w:t>) make the Pacific coast typically wetter than the Caribbean coast</w:t>
      </w:r>
      <w:r w:rsidR="00674BB1" w:rsidRPr="009C7A5B">
        <w:rPr>
          <w:rFonts w:cstheme="minorHAnsi"/>
        </w:rPr>
        <w:t xml:space="preserve"> (</w:t>
      </w:r>
      <w:r w:rsidR="00674BB1" w:rsidRPr="009C7A5B">
        <w:rPr>
          <w:rFonts w:cstheme="minorHAnsi"/>
        </w:rPr>
        <w:fldChar w:fldCharType="begin"/>
      </w:r>
      <w:r w:rsidR="00674BB1" w:rsidRPr="009C7A5B">
        <w:rPr>
          <w:rFonts w:cstheme="minorHAnsi"/>
        </w:rPr>
        <w:instrText xml:space="preserve"> REF _Ref76420597 \h </w:instrText>
      </w:r>
      <w:r w:rsidR="009C7A5B">
        <w:rPr>
          <w:rFonts w:cstheme="minorHAnsi"/>
        </w:rPr>
        <w:instrText xml:space="preserve"> \* MERGEFORMAT </w:instrText>
      </w:r>
      <w:r w:rsidR="00674BB1" w:rsidRPr="009C7A5B">
        <w:rPr>
          <w:rFonts w:cstheme="minorHAnsi"/>
        </w:rPr>
      </w:r>
      <w:r w:rsidR="00674BB1"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00674BB1" w:rsidRPr="009C7A5B">
        <w:rPr>
          <w:rFonts w:cstheme="minorHAnsi"/>
        </w:rPr>
        <w:fldChar w:fldCharType="end"/>
      </w:r>
      <w:r w:rsidR="00674BB1" w:rsidRPr="009C7A5B">
        <w:rPr>
          <w:rFonts w:cstheme="minorHAnsi"/>
          <w:b/>
          <w:bCs/>
        </w:rPr>
        <w:t>c</w:t>
      </w:r>
      <w:r w:rsidR="00674BB1" w:rsidRPr="009C7A5B">
        <w:rPr>
          <w:rFonts w:cstheme="minorHAnsi"/>
        </w:rPr>
        <w:t>)</w:t>
      </w:r>
      <w:r w:rsidRPr="009C7A5B">
        <w:rPr>
          <w:rFonts w:cstheme="minorHAnsi"/>
        </w:rPr>
        <w:t>. They can also enhance rainfall amounts or produce severe localized storms which can generate severe flash floods.</w:t>
      </w:r>
      <w:r w:rsidR="00314704">
        <w:rPr>
          <w:rFonts w:cstheme="minorHAnsi"/>
        </w:rPr>
        <w:t xml:space="preserve"> </w:t>
      </w:r>
      <w:bookmarkStart w:id="17" w:name="_Ref76419879"/>
      <w:r w:rsidR="001112C5" w:rsidRPr="009C7A5B">
        <w:rPr>
          <w:rFonts w:cstheme="minorHAnsi"/>
        </w:rPr>
        <w:t>Extreme localized rainfall predictions at IMN rely substantially on real-time observations of rainfall, river discharge and soil moisture, which help forecasters to estimate the impacts of a rainfall event:</w:t>
      </w:r>
    </w:p>
    <w:p w14:paraId="5C0E7190" w14:textId="00A08B0B" w:rsidR="001112C5" w:rsidRPr="009C7A5B" w:rsidRDefault="001112C5" w:rsidP="001112C5">
      <w:pPr>
        <w:pStyle w:val="Citazione"/>
        <w:rPr>
          <w:rFonts w:cstheme="minorHAnsi"/>
        </w:rPr>
      </w:pPr>
      <w:r w:rsidRPr="009C7A5B">
        <w:rPr>
          <w:rFonts w:cstheme="minorHAnsi"/>
        </w:rPr>
        <w:t xml:space="preserve"> “Rainfall forecasts at IMN typically rely 60% on NWP guidance and 40% on human expertise, which is built by experience and research. The human expertise can indeed sometimes provide more detailed information on the nature of the phenomenon affecting us (</w:t>
      </w:r>
      <w:r w:rsidR="00FA50EE" w:rsidRPr="009C7A5B">
        <w:rPr>
          <w:rFonts w:cstheme="minorHAnsi"/>
        </w:rPr>
        <w:t>e.g.,</w:t>
      </w:r>
      <w:r w:rsidRPr="009C7A5B">
        <w:rPr>
          <w:rFonts w:cstheme="minorHAnsi"/>
        </w:rPr>
        <w:t xml:space="preserve"> a cold front does not produce the same impact of a tropical wave) and on the state of the regions that might be affected (e.g. if it has been raining in previous days and catchments are saturated).”</w:t>
      </w:r>
    </w:p>
    <w:bookmarkEnd w:id="17"/>
    <w:p w14:paraId="31278079" w14:textId="77777777" w:rsidR="001112C5" w:rsidRPr="009C7A5B" w:rsidRDefault="001112C5" w:rsidP="001112C5">
      <w:pPr>
        <w:rPr>
          <w:rFonts w:cstheme="minorHAnsi"/>
        </w:rPr>
      </w:pPr>
      <w:r w:rsidRPr="009C7A5B">
        <w:rPr>
          <w:rFonts w:cstheme="minorHAnsi"/>
        </w:rPr>
        <w:t>Global NWP models are typically not used at IMN to forecast rainfall in Costa Rica:</w:t>
      </w:r>
    </w:p>
    <w:p w14:paraId="53786FA8" w14:textId="603BD2EF" w:rsidR="001112C5" w:rsidRPr="009C7A5B" w:rsidRDefault="001112C5" w:rsidP="001112C5">
      <w:pPr>
        <w:pStyle w:val="Citazione"/>
        <w:rPr>
          <w:rFonts w:cstheme="minorHAnsi"/>
        </w:rPr>
      </w:pPr>
      <w:r w:rsidRPr="009C7A5B">
        <w:rPr>
          <w:rFonts w:cstheme="minorHAnsi"/>
        </w:rPr>
        <w:t xml:space="preserve"> “Costa Rica is a small country with complex orography. Global models have a too coarse spatial resolution to represent the details of the spatial variation of rainfall events, even more in Costa Rica. Furthermore, they parametrize convection and the rainfall values might not be correct. At occasions we will look at the GFS </w:t>
      </w:r>
      <w:r w:rsidRPr="009C7A5B">
        <w:rPr>
          <w:rFonts w:cstheme="minorHAnsi"/>
        </w:rPr>
        <w:lastRenderedPageBreak/>
        <w:t xml:space="preserve">[Global Forecast System, developed by the National Centers for Environmental Prediction in the USA], and now we also have access [from 2018] to the IFS [Integrated Forecasting System from ECMWF] but our </w:t>
      </w:r>
      <w:r w:rsidR="00EB68C0" w:rsidRPr="009C7A5B">
        <w:rPr>
          <w:rFonts w:cstheme="minorHAnsi"/>
          <w:b/>
          <w:bCs/>
          <w:noProof/>
        </w:rPr>
        <mc:AlternateContent>
          <mc:Choice Requires="wps">
            <w:drawing>
              <wp:anchor distT="0" distB="0" distL="114300" distR="114300" simplePos="0" relativeHeight="251634176" behindDoc="0" locked="0" layoutInCell="1" allowOverlap="1" wp14:anchorId="01D08F8D" wp14:editId="2DC8BDF2">
                <wp:simplePos x="0" y="0"/>
                <wp:positionH relativeFrom="margin">
                  <wp:posOffset>11430</wp:posOffset>
                </wp:positionH>
                <wp:positionV relativeFrom="margin">
                  <wp:posOffset>5297170</wp:posOffset>
                </wp:positionV>
                <wp:extent cx="6278880" cy="815340"/>
                <wp:effectExtent l="0" t="0" r="7620" b="3810"/>
                <wp:wrapTopAndBottom/>
                <wp:docPr id="13" name="Casella di testo 13"/>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a:noFill/>
                        </a:ln>
                      </wps:spPr>
                      <wps:txbx>
                        <w:txbxContent>
                          <w:p w14:paraId="325B59AA" w14:textId="371EA1E7" w:rsidR="00A56B21" w:rsidRPr="00D52C56" w:rsidRDefault="00A56B21" w:rsidP="00015FB9">
                            <w:pPr>
                              <w:pStyle w:val="CaptionNew"/>
                              <w:keepLines/>
                            </w:pPr>
                            <w:bookmarkStart w:id="18"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CC6E1E">
                              <w:rPr>
                                <w:b/>
                                <w:bCs/>
                                <w:noProof/>
                              </w:rPr>
                              <w:t>4</w:t>
                            </w:r>
                            <w:r w:rsidRPr="00962C4D">
                              <w:rPr>
                                <w:b/>
                                <w:bCs/>
                                <w:noProof/>
                              </w:rPr>
                              <w:fldChar w:fldCharType="end"/>
                            </w:r>
                            <w:bookmarkEnd w:id="18"/>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Rimandocommento"/>
                                <w:rFonts w:cstheme="minorBidi"/>
                                <w:iCs w:val="0"/>
                              </w:rPr>
                              <w:t/>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proofErr w:type="spellStart"/>
                            <w:r w:rsidRPr="00090302">
                              <w:t>altalanos_eghajlati_jellemzes</w:t>
                            </w:r>
                            <w:proofErr w:type="spellEnd"/>
                            <w:r w:rsidRPr="00090302">
                              <w:t>/</w:t>
                            </w:r>
                            <w:proofErr w:type="spellStart"/>
                            <w:r w:rsidRPr="00090302">
                              <w:t>csapadek</w:t>
                            </w:r>
                            <w:proofErr w:type="spellEnd"/>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8F8D" id="Casella di testo 13" o:spid="_x0000_s1029" type="#_x0000_t202" style="position:absolute;left:0;text-align:left;margin-left:.9pt;margin-top:417.1pt;width:494.4pt;height:64.2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" filled="f" stroked="f">
                <v:textbox inset="0,0,0,0">
                  <w:txbxContent>
                    <w:p w14:paraId="325B59AA" w14:textId="371EA1E7" w:rsidR="00A56B21" w:rsidRPr="00D52C56" w:rsidRDefault="00A56B21" w:rsidP="00015FB9">
                      <w:pPr>
                        <w:pStyle w:val="CaptionNew"/>
                        <w:keepLines/>
                      </w:pPr>
                      <w:bookmarkStart w:id="19"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sidR="00CC6E1E">
                        <w:rPr>
                          <w:b/>
                          <w:bCs/>
                          <w:noProof/>
                        </w:rPr>
                        <w:t>4</w:t>
                      </w:r>
                      <w:r w:rsidRPr="00962C4D">
                        <w:rPr>
                          <w:b/>
                          <w:bCs/>
                          <w:noProof/>
                        </w:rPr>
                        <w:fldChar w:fldCharType="end"/>
                      </w:r>
                      <w:bookmarkEnd w:id="19"/>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Rimandocommento"/>
                          <w:rFonts w:cstheme="minorBidi"/>
                          <w:iCs w:val="0"/>
                        </w:rPr>
                        <w:t/>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proofErr w:type="spellStart"/>
                      <w:r w:rsidRPr="00090302">
                        <w:t>altalanos_eghajlati_jellemzes</w:t>
                      </w:r>
                      <w:proofErr w:type="spellEnd"/>
                      <w:r w:rsidRPr="00090302">
                        <w:t>/</w:t>
                      </w:r>
                      <w:proofErr w:type="spellStart"/>
                      <w:r w:rsidRPr="00090302">
                        <w:t>csapadek</w:t>
                      </w:r>
                      <w:proofErr w:type="spellEnd"/>
                      <w:r w:rsidRPr="00090302">
                        <w:t>).</w:t>
                      </w:r>
                    </w:p>
                  </w:txbxContent>
                </v:textbox>
                <w10:wrap type="topAndBottom" anchorx="margin" anchory="margin"/>
              </v:shape>
            </w:pict>
          </mc:Fallback>
        </mc:AlternateContent>
      </w:r>
      <w:r w:rsidR="00463B28" w:rsidRPr="009C7A5B">
        <w:rPr>
          <w:rFonts w:cstheme="minorHAnsi"/>
          <w:b/>
          <w:bCs/>
          <w:noProof/>
        </w:rPr>
        <w:drawing>
          <wp:anchor distT="0" distB="0" distL="114300" distR="114300" simplePos="0" relativeHeight="251633152" behindDoc="0" locked="0" layoutInCell="1" allowOverlap="1" wp14:anchorId="4E2E3666" wp14:editId="507E0AFA">
            <wp:simplePos x="0" y="0"/>
            <wp:positionH relativeFrom="margin">
              <wp:posOffset>-4445</wp:posOffset>
            </wp:positionH>
            <wp:positionV relativeFrom="margin">
              <wp:posOffset>538480</wp:posOffset>
            </wp:positionV>
            <wp:extent cx="6291580" cy="480885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1580" cy="4808855"/>
                    </a:xfrm>
                    <a:prstGeom prst="rect">
                      <a:avLst/>
                    </a:prstGeom>
                  </pic:spPr>
                </pic:pic>
              </a:graphicData>
            </a:graphic>
            <wp14:sizeRelH relativeFrom="page">
              <wp14:pctWidth>0</wp14:pctWidth>
            </wp14:sizeRelH>
            <wp14:sizeRelV relativeFrom="page">
              <wp14:pctHeight>0</wp14:pctHeight>
            </wp14:sizeRelV>
          </wp:anchor>
        </w:drawing>
      </w:r>
      <w:r w:rsidRPr="009C7A5B">
        <w:rPr>
          <w:rFonts w:cstheme="minorHAnsi"/>
        </w:rPr>
        <w:t>forecasters tend to rely mainly on guidance from our high-resolution models.”</w:t>
      </w:r>
    </w:p>
    <w:p w14:paraId="305517A1" w14:textId="3F740F72" w:rsidR="001112C5" w:rsidRPr="009C7A5B" w:rsidRDefault="001112C5" w:rsidP="001C5552">
      <w:pPr>
        <w:rPr>
          <w:rFonts w:cstheme="minorHAnsi"/>
        </w:rPr>
      </w:pPr>
      <w:r w:rsidRPr="009C7A5B">
        <w:rPr>
          <w:rFonts w:cstheme="minorHAnsi"/>
        </w:rPr>
        <w:t xml:space="preserve">IMN developed instead a series of in-house models, based on the Weather Research and Forecasting (WRF) system, that have different spatial/temporal resolutions, domains, and model configurations to tailor their use for specific hazards. The model WRF-1.5, developed in 2018, produces rainfall forecasts at 1.5 km resolution, up to day 5, and aims to improve predictions for those systems that can produce localized storms. </w:t>
      </w:r>
    </w:p>
    <w:p w14:paraId="2F3CEADD" w14:textId="7E9C63FD" w:rsidR="00877FF7" w:rsidRPr="009C7A5B" w:rsidRDefault="00877FF7" w:rsidP="00877FF7">
      <w:pPr>
        <w:pStyle w:val="Citazione"/>
        <w:rPr>
          <w:rFonts w:cstheme="minorHAnsi"/>
        </w:rPr>
      </w:pPr>
      <w:r w:rsidRPr="009C7A5B">
        <w:rPr>
          <w:rFonts w:cstheme="minorHAnsi"/>
        </w:rPr>
        <w:t xml:space="preserve">“Even if we </w:t>
      </w:r>
      <w:r w:rsidRPr="009C7A5B">
        <w:rPr>
          <w:rFonts w:cstheme="minorHAnsi"/>
          <w:i w:val="0"/>
          <w:iCs w:val="0"/>
        </w:rPr>
        <w:t>[forecasters at IMN]</w:t>
      </w:r>
      <w:r w:rsidRPr="009C7A5B">
        <w:rPr>
          <w:rFonts w:cstheme="minorHAnsi"/>
        </w:rPr>
        <w:t xml:space="preserve"> know that sometimes the deterministic model </w:t>
      </w:r>
      <w:r w:rsidRPr="009C7A5B">
        <w:rPr>
          <w:rFonts w:cstheme="minorHAnsi"/>
          <w:i w:val="0"/>
          <w:iCs w:val="0"/>
        </w:rPr>
        <w:t xml:space="preserve">[WRF-1-5] </w:t>
      </w:r>
      <w:r w:rsidRPr="009C7A5B">
        <w:rPr>
          <w:rFonts w:cstheme="minorHAnsi"/>
        </w:rPr>
        <w:t>can overestimate the rainfall amounts, their spatial distribution is much better than the global models. From experience we know that the rainfall values just need to be multiplied by a factor of 0.4.”</w:t>
      </w:r>
    </w:p>
    <w:p w14:paraId="4F0ADBED" w14:textId="17289F1B" w:rsidR="00877FF7" w:rsidRPr="009C7A5B" w:rsidRDefault="00877FF7" w:rsidP="00877FF7">
      <w:pPr>
        <w:rPr>
          <w:rFonts w:cstheme="minorHAnsi"/>
        </w:rPr>
      </w:pPr>
      <w:r w:rsidRPr="009C7A5B">
        <w:rPr>
          <w:rFonts w:cstheme="minorHAnsi"/>
        </w:rPr>
        <w:t>These models are, however, mainly deterministic:</w:t>
      </w:r>
    </w:p>
    <w:p w14:paraId="6EA4036A" w14:textId="436B0E6F" w:rsidR="00877FF7" w:rsidRPr="009C7A5B" w:rsidRDefault="00EE5BBC" w:rsidP="00877FF7">
      <w:pPr>
        <w:pStyle w:val="Citazione"/>
        <w:rPr>
          <w:rFonts w:cstheme="minorHAnsi"/>
        </w:rPr>
      </w:pPr>
      <w:r w:rsidRPr="009C7A5B">
        <w:rPr>
          <w:rFonts w:cstheme="minorHAnsi"/>
        </w:rPr>
        <w:t xml:space="preserve"> </w:t>
      </w:r>
      <w:r w:rsidR="00877FF7" w:rsidRPr="009C7A5B">
        <w:rPr>
          <w:rFonts w:cstheme="minorHAnsi"/>
        </w:rPr>
        <w:t>“95% of predictions at IMN are created using deterministic guidance, and only 5% derives from probabilistic models.”</w:t>
      </w:r>
    </w:p>
    <w:p w14:paraId="2523DE10" w14:textId="47F2A68D" w:rsidR="00877FF7" w:rsidRPr="009C7A5B" w:rsidRDefault="00877FF7" w:rsidP="00877FF7">
      <w:pPr>
        <w:rPr>
          <w:rFonts w:cstheme="minorHAnsi"/>
        </w:rPr>
      </w:pPr>
      <w:r w:rsidRPr="009C7A5B">
        <w:rPr>
          <w:rFonts w:cstheme="minorHAnsi"/>
        </w:rPr>
        <w:t xml:space="preserve">Although the main focus is </w:t>
      </w:r>
      <w:r w:rsidR="00FA50EE" w:rsidRPr="009C7A5B">
        <w:rPr>
          <w:rFonts w:cstheme="minorHAnsi"/>
        </w:rPr>
        <w:t>on</w:t>
      </w:r>
      <w:r w:rsidRPr="009C7A5B">
        <w:rPr>
          <w:rFonts w:cstheme="minorHAnsi"/>
        </w:rPr>
        <w:t xml:space="preserve"> deterministic models, IMN forecaster are trained also to use and understand ensemble model outputs:</w:t>
      </w:r>
    </w:p>
    <w:p w14:paraId="2A66E0B5" w14:textId="126C1F59" w:rsidR="000C61B4" w:rsidRPr="009C7A5B" w:rsidRDefault="000C61B4" w:rsidP="001B0AD1">
      <w:pPr>
        <w:pStyle w:val="Citazione"/>
        <w:rPr>
          <w:rFonts w:cstheme="minorHAnsi"/>
        </w:rPr>
      </w:pPr>
      <w:r w:rsidRPr="009C7A5B">
        <w:rPr>
          <w:rFonts w:cstheme="minorHAnsi"/>
        </w:rPr>
        <w:t>“50% of forecasters have attended the NOAA’s Weather Prediction Centre International Tropical Desk, training in weather and climate forecasting for the Americas. Other forecasters have attended other training centres over the years.”</w:t>
      </w:r>
    </w:p>
    <w:p w14:paraId="1BDD078A" w14:textId="0E0C8F34" w:rsidR="000C61B4" w:rsidRPr="009C7A5B" w:rsidRDefault="000C61B4" w:rsidP="000C61B4">
      <w:pPr>
        <w:pStyle w:val="Titolo2"/>
        <w:rPr>
          <w:rFonts w:cstheme="minorHAnsi"/>
        </w:rPr>
      </w:pPr>
      <w:bookmarkStart w:id="20" w:name="_Toc72741648"/>
      <w:r w:rsidRPr="009C7A5B">
        <w:rPr>
          <w:rFonts w:cstheme="minorHAnsi"/>
        </w:rPr>
        <w:lastRenderedPageBreak/>
        <w:t>Országos Meteorológiai Szolgálat (OMSZ, Hungary)</w:t>
      </w:r>
      <w:bookmarkEnd w:id="20"/>
    </w:p>
    <w:p w14:paraId="36A749FD" w14:textId="50DB0193" w:rsidR="00E21833" w:rsidRPr="009C7A5B" w:rsidRDefault="000C61B4" w:rsidP="00F51D05">
      <w:pPr>
        <w:rPr>
          <w:rFonts w:cstheme="minorHAnsi"/>
        </w:rPr>
      </w:pPr>
      <w:r w:rsidRPr="009C7A5B">
        <w:rPr>
          <w:rFonts w:cstheme="minorHAnsi"/>
        </w:rPr>
        <w:t>Hungary’s climate is mainly warm continental. Rainfall is typically connected to large scale systems (</w:t>
      </w:r>
      <w:r w:rsidR="0088178D" w:rsidRPr="009C7A5B">
        <w:rPr>
          <w:rFonts w:cstheme="minorHAnsi"/>
        </w:rPr>
        <w:t>e.g.,</w:t>
      </w:r>
      <w:r w:rsidRPr="009C7A5B">
        <w:rPr>
          <w:rFonts w:cstheme="minorHAnsi"/>
        </w:rPr>
        <w:t xml:space="preserve"> cyclones, squall lines or cold fronts). However, their interaction with the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b</w:t>
      </w:r>
      <w:r w:rsidRPr="009C7A5B">
        <w:rPr>
          <w:rFonts w:cstheme="minorHAnsi"/>
        </w:rPr>
        <w:t>) can enhance the rainfall amounts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4</w:t>
      </w:r>
      <w:r w:rsidRPr="009C7A5B">
        <w:rPr>
          <w:rFonts w:cstheme="minorHAnsi"/>
        </w:rPr>
        <w:fldChar w:fldCharType="end"/>
      </w:r>
      <w:r w:rsidRPr="009C7A5B">
        <w:rPr>
          <w:rFonts w:cstheme="minorHAnsi"/>
          <w:b/>
          <w:bCs/>
        </w:rPr>
        <w:t>d</w:t>
      </w:r>
      <w:r w:rsidRPr="009C7A5B">
        <w:rPr>
          <w:rFonts w:cstheme="minorHAnsi"/>
        </w:rPr>
        <w:t>), making the southwest and northeast (mostly hilly) typically wetter than the southeast (mostly flat). Hungary’s orography is not particularly complex. However, small differences in the orography (</w:t>
      </w:r>
      <w:r w:rsidR="0088178D" w:rsidRPr="009C7A5B">
        <w:rPr>
          <w:rFonts w:cstheme="minorHAnsi"/>
        </w:rPr>
        <w:t>e.g.,</w:t>
      </w:r>
      <w:r w:rsidRPr="009C7A5B">
        <w:rPr>
          <w:rFonts w:cstheme="minorHAnsi"/>
        </w:rPr>
        <w:t xml:space="preserve"> 100-250 m) can be enough to trigger extreme localized storms which can generate severe flash floods.</w:t>
      </w:r>
      <w:r w:rsidR="00671A3D">
        <w:rPr>
          <w:rFonts w:cstheme="minorHAnsi"/>
        </w:rPr>
        <w:t xml:space="preserve"> </w:t>
      </w:r>
      <w:bookmarkEnd w:id="16"/>
      <w:r w:rsidR="00953A98" w:rsidRPr="009C7A5B">
        <w:rPr>
          <w:rFonts w:cstheme="minorHAnsi"/>
        </w:rPr>
        <w:t>OMSZ has a long-standing experience in developing</w:t>
      </w:r>
      <w:r w:rsidR="004D6015">
        <w:rPr>
          <w:rFonts w:cstheme="minorHAnsi"/>
        </w:rPr>
        <w:t xml:space="preserve"> ensemble NWP models</w:t>
      </w:r>
      <w:r w:rsidR="007B08AF" w:rsidRPr="009C7A5B">
        <w:rPr>
          <w:rFonts w:cstheme="minorHAnsi"/>
        </w:rPr>
        <w:t>:</w:t>
      </w:r>
      <w:r w:rsidR="00953A98" w:rsidRPr="009C7A5B">
        <w:rPr>
          <w:rFonts w:cstheme="minorHAnsi"/>
        </w:rPr>
        <w:t xml:space="preserve"> </w:t>
      </w:r>
    </w:p>
    <w:p w14:paraId="6F44DCB9" w14:textId="7BBAB07A" w:rsidR="00C00906" w:rsidRPr="009C7A5B" w:rsidRDefault="00953A98" w:rsidP="007B08AF">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Since the 1990s,</w:t>
      </w:r>
      <w:r w:rsidRPr="009C7A5B">
        <w:rPr>
          <w:rStyle w:val="CitazioneCarattere"/>
          <w:rFonts w:asciiTheme="minorHAnsi" w:hAnsiTheme="minorHAnsi" w:cstheme="minorHAnsi"/>
          <w:i/>
          <w:iCs/>
        </w:rPr>
        <w:t xml:space="preserve"> extreme rainfall predictions</w:t>
      </w:r>
      <w:r w:rsidR="00C00906" w:rsidRPr="009C7A5B">
        <w:rPr>
          <w:rStyle w:val="CitazioneCarattere"/>
          <w:rFonts w:asciiTheme="minorHAnsi" w:hAnsiTheme="minorHAnsi" w:cstheme="minorHAnsi"/>
          <w:i/>
          <w:iCs/>
        </w:rPr>
        <w:t xml:space="preserve"> at OMSZ</w:t>
      </w:r>
      <w:r w:rsidRPr="009C7A5B">
        <w:rPr>
          <w:rStyle w:val="CitazioneCarattere"/>
          <w:rFonts w:asciiTheme="minorHAnsi" w:hAnsiTheme="minorHAnsi" w:cstheme="minorHAnsi"/>
          <w:i/>
          <w:iCs/>
        </w:rPr>
        <w:t xml:space="preserve"> are mostly generated using ensembles.</w:t>
      </w:r>
      <w:r w:rsidR="00C00906" w:rsidRPr="009C7A5B">
        <w:rPr>
          <w:rStyle w:val="CitazioneCarattere"/>
          <w:rFonts w:asciiTheme="minorHAnsi" w:hAnsiTheme="minorHAnsi" w:cstheme="minorHAnsi"/>
          <w:i/>
          <w:iCs/>
        </w:rPr>
        <w:t xml:space="preserve"> Forecasters typically look at a suite of models, including AROME </w:t>
      </w:r>
      <w:r w:rsidR="00C00906" w:rsidRPr="009C7A5B">
        <w:rPr>
          <w:rStyle w:val="CitazioneCarattere"/>
          <w:rFonts w:asciiTheme="minorHAnsi" w:hAnsiTheme="minorHAnsi" w:cstheme="minorHAnsi"/>
        </w:rPr>
        <w:t>[2.5 km horizontal resolution]</w:t>
      </w:r>
      <w:r w:rsidR="00C00906" w:rsidRPr="009C7A5B">
        <w:rPr>
          <w:rStyle w:val="CitazioneCarattere"/>
          <w:rFonts w:asciiTheme="minorHAnsi" w:hAnsiTheme="minorHAnsi" w:cstheme="minorHAnsi"/>
          <w:i/>
          <w:iCs/>
        </w:rPr>
        <w:t xml:space="preserve">, ALADIN </w:t>
      </w:r>
      <w:r w:rsidR="00C00906" w:rsidRPr="009C7A5B">
        <w:rPr>
          <w:rStyle w:val="CitazioneCarattere"/>
          <w:rFonts w:asciiTheme="minorHAnsi" w:hAnsiTheme="minorHAnsi" w:cstheme="minorHAnsi"/>
        </w:rPr>
        <w:t>[8 km horizontal resolution]</w:t>
      </w:r>
      <w:r w:rsidR="00C00906" w:rsidRPr="009C7A5B">
        <w:rPr>
          <w:rStyle w:val="CitazioneCarattere"/>
          <w:rFonts w:asciiTheme="minorHAnsi" w:hAnsiTheme="minorHAnsi" w:cstheme="minorHAnsi"/>
          <w:i/>
          <w:iCs/>
        </w:rPr>
        <w:t xml:space="preserve">, and ECMWF’s deterministic </w:t>
      </w:r>
      <w:r w:rsidR="00C00906" w:rsidRPr="009C7A5B">
        <w:rPr>
          <w:rStyle w:val="CitazioneCarattere"/>
          <w:rFonts w:asciiTheme="minorHAnsi" w:hAnsiTheme="minorHAnsi" w:cstheme="minorHAnsi"/>
        </w:rPr>
        <w:t xml:space="preserve">[HRES, 9km horizontal </w:t>
      </w:r>
      <w:r w:rsidR="00C00906" w:rsidRPr="009C7A5B">
        <w:rPr>
          <w:rStyle w:val="CitazioneCarattere"/>
          <w:rFonts w:asciiTheme="minorHAnsi" w:hAnsiTheme="minorHAnsi" w:cstheme="minorHAnsi"/>
          <w:i/>
          <w:iCs/>
        </w:rPr>
        <w:t>resolution</w:t>
      </w:r>
      <w:r w:rsidR="00C00906" w:rsidRPr="009C7A5B">
        <w:rPr>
          <w:rStyle w:val="CitazioneCarattere"/>
          <w:rFonts w:asciiTheme="minorHAnsi" w:hAnsiTheme="minorHAnsi" w:cstheme="minorHAnsi"/>
        </w:rPr>
        <w:t>]</w:t>
      </w:r>
      <w:r w:rsidR="00C00906" w:rsidRPr="009C7A5B">
        <w:rPr>
          <w:rStyle w:val="CitazioneCarattere"/>
          <w:rFonts w:asciiTheme="minorHAnsi" w:hAnsiTheme="minorHAnsi" w:cstheme="minorHAnsi"/>
          <w:i/>
          <w:iCs/>
        </w:rPr>
        <w:t xml:space="preserve"> and ENS </w:t>
      </w:r>
      <w:r w:rsidR="00C00906" w:rsidRPr="009C7A5B">
        <w:rPr>
          <w:rStyle w:val="CitazioneCarattere"/>
          <w:rFonts w:asciiTheme="minorHAnsi" w:hAnsiTheme="minorHAnsi" w:cstheme="minorHAnsi"/>
        </w:rPr>
        <w:t>[18 km horizontal resolution]</w:t>
      </w:r>
      <w:r w:rsidR="00C00906" w:rsidRPr="009C7A5B">
        <w:rPr>
          <w:rStyle w:val="CitazioneCarattere"/>
          <w:rFonts w:asciiTheme="minorHAnsi" w:hAnsiTheme="minorHAnsi" w:cstheme="minorHAnsi"/>
          <w:i/>
          <w:iCs/>
        </w:rPr>
        <w:t xml:space="preserve">. Forecasters </w:t>
      </w:r>
      <w:r w:rsidR="00E97022" w:rsidRPr="009C7A5B">
        <w:rPr>
          <w:rStyle w:val="CitazioneCarattere"/>
          <w:rFonts w:asciiTheme="minorHAnsi" w:hAnsiTheme="minorHAnsi" w:cstheme="minorHAnsi"/>
          <w:i/>
          <w:iCs/>
        </w:rPr>
        <w:t>exploit the</w:t>
      </w:r>
      <w:r w:rsidR="00794E39" w:rsidRPr="009C7A5B">
        <w:rPr>
          <w:rStyle w:val="CitazioneCarattere"/>
          <w:rFonts w:asciiTheme="minorHAnsi" w:hAnsiTheme="minorHAnsi" w:cstheme="minorHAnsi"/>
          <w:i/>
          <w:iCs/>
        </w:rPr>
        <w:t>ir</w:t>
      </w:r>
      <w:r w:rsidR="00E97022" w:rsidRPr="009C7A5B">
        <w:rPr>
          <w:rStyle w:val="CitazioneCarattere"/>
          <w:rFonts w:asciiTheme="minorHAnsi" w:hAnsiTheme="minorHAnsi" w:cstheme="minorHAnsi"/>
          <w:i/>
          <w:iCs/>
        </w:rPr>
        <w:t xml:space="preserve"> knowledge about</w:t>
      </w:r>
      <w:r w:rsidR="00C00906" w:rsidRPr="009C7A5B">
        <w:rPr>
          <w:rStyle w:val="CitazioneCarattere"/>
          <w:rFonts w:asciiTheme="minorHAnsi" w:hAnsiTheme="minorHAnsi" w:cstheme="minorHAnsi"/>
          <w:i/>
          <w:iCs/>
        </w:rPr>
        <w:t xml:space="preserve"> </w:t>
      </w:r>
      <w:r w:rsidR="00794E39" w:rsidRPr="009C7A5B">
        <w:rPr>
          <w:rStyle w:val="CitazioneCarattere"/>
          <w:rFonts w:asciiTheme="minorHAnsi" w:hAnsiTheme="minorHAnsi" w:cstheme="minorHAnsi"/>
          <w:i/>
          <w:iCs/>
        </w:rPr>
        <w:t xml:space="preserve">the models’ </w:t>
      </w:r>
      <w:r w:rsidR="00C00906" w:rsidRPr="009C7A5B">
        <w:rPr>
          <w:rStyle w:val="CitazioneCarattere"/>
          <w:rFonts w:asciiTheme="minorHAnsi" w:hAnsiTheme="minorHAnsi" w:cstheme="minorHAnsi"/>
          <w:i/>
          <w:iCs/>
        </w:rPr>
        <w:t>strengths</w:t>
      </w:r>
      <w:r w:rsidR="00E97022" w:rsidRPr="009C7A5B">
        <w:rPr>
          <w:rStyle w:val="CitazioneCarattere"/>
          <w:rFonts w:asciiTheme="minorHAnsi" w:hAnsiTheme="minorHAnsi" w:cstheme="minorHAnsi"/>
          <w:i/>
          <w:iCs/>
        </w:rPr>
        <w:t>/</w:t>
      </w:r>
      <w:r w:rsidR="00C00906" w:rsidRPr="009C7A5B">
        <w:rPr>
          <w:rStyle w:val="CitazioneCarattere"/>
          <w:rFonts w:asciiTheme="minorHAnsi" w:hAnsiTheme="minorHAnsi" w:cstheme="minorHAnsi"/>
          <w:i/>
          <w:iCs/>
        </w:rPr>
        <w:t xml:space="preserve">weaknesses </w:t>
      </w:r>
      <w:r w:rsidR="00794E39" w:rsidRPr="009C7A5B">
        <w:rPr>
          <w:rStyle w:val="CitazioneCarattere"/>
          <w:rFonts w:asciiTheme="minorHAnsi" w:hAnsiTheme="minorHAnsi" w:cstheme="minorHAnsi"/>
          <w:i/>
          <w:iCs/>
        </w:rPr>
        <w:t>in different weather scenarios</w:t>
      </w:r>
      <w:r w:rsidR="00C00906" w:rsidRPr="009C7A5B">
        <w:rPr>
          <w:rStyle w:val="CitazioneCarattere"/>
          <w:rFonts w:asciiTheme="minorHAnsi" w:hAnsiTheme="minorHAnsi" w:cstheme="minorHAnsi"/>
          <w:i/>
          <w:iCs/>
        </w:rPr>
        <w:t xml:space="preserve"> to arrive to a consensus forecast</w:t>
      </w:r>
      <w:r w:rsidR="00794E39" w:rsidRPr="009C7A5B">
        <w:rPr>
          <w:rStyle w:val="CitazioneCarattere"/>
          <w:rFonts w:asciiTheme="minorHAnsi" w:hAnsiTheme="minorHAnsi" w:cstheme="minorHAnsi"/>
          <w:i/>
          <w:iCs/>
        </w:rPr>
        <w:t xml:space="preserve"> and provide the best possible guidance.</w:t>
      </w:r>
      <w:r w:rsidR="007B08AF" w:rsidRPr="009C7A5B">
        <w:rPr>
          <w:rStyle w:val="CitazioneCarattere"/>
          <w:rFonts w:asciiTheme="minorHAnsi" w:hAnsiTheme="minorHAnsi" w:cstheme="minorHAnsi"/>
          <w:i/>
          <w:iCs/>
        </w:rPr>
        <w:t>”</w:t>
      </w:r>
    </w:p>
    <w:p w14:paraId="57A3BA52" w14:textId="44F8E81E" w:rsidR="007B08AF" w:rsidRPr="009C7A5B" w:rsidRDefault="007B08AF" w:rsidP="009C7A5B">
      <w:pPr>
        <w:rPr>
          <w:rFonts w:cstheme="minorHAnsi"/>
        </w:rPr>
      </w:pPr>
      <w:r w:rsidRPr="009C7A5B">
        <w:rPr>
          <w:rFonts w:cstheme="minorHAnsi"/>
        </w:rPr>
        <w:t xml:space="preserve">OMSZ has also an extensive experience verifying ensemble model outputs: </w:t>
      </w:r>
    </w:p>
    <w:p w14:paraId="58E93C03" w14:textId="6ED9F436" w:rsidR="0027292D" w:rsidRPr="009C7A5B" w:rsidRDefault="0027292D" w:rsidP="0027292D">
      <w:pPr>
        <w:pStyle w:val="Citazione"/>
        <w:rPr>
          <w:rStyle w:val="CitazioneCarattere"/>
          <w:rFonts w:asciiTheme="minorHAnsi" w:hAnsiTheme="minorHAnsi" w:cstheme="minorHAnsi"/>
          <w:i/>
          <w:iCs/>
        </w:rPr>
      </w:pPr>
      <w:r w:rsidRPr="009C7A5B">
        <w:rPr>
          <w:rStyle w:val="CitazioneCarattere"/>
          <w:rFonts w:asciiTheme="minorHAnsi" w:hAnsiTheme="minorHAnsi" w:cstheme="minorHAnsi"/>
          <w:i/>
          <w:iCs/>
        </w:rPr>
        <w:t xml:space="preserve">“We regularly verify </w:t>
      </w:r>
      <w:r w:rsidR="00900A9A" w:rsidRPr="009C7A5B">
        <w:rPr>
          <w:rStyle w:val="CitazioneCarattere"/>
          <w:rFonts w:asciiTheme="minorHAnsi" w:hAnsiTheme="minorHAnsi" w:cstheme="minorHAnsi"/>
          <w:i/>
          <w:iCs/>
        </w:rPr>
        <w:t xml:space="preserve">the </w:t>
      </w:r>
      <w:r w:rsidRPr="009C7A5B">
        <w:rPr>
          <w:rStyle w:val="CitazioneCarattere"/>
          <w:rFonts w:asciiTheme="minorHAnsi" w:hAnsiTheme="minorHAnsi" w:cstheme="minorHAnsi"/>
          <w:i/>
          <w:iCs/>
        </w:rPr>
        <w:t xml:space="preserve">models that we develop at OMSZ [AROME and ALADIN]. </w:t>
      </w:r>
      <w:r w:rsidR="00900A9A" w:rsidRPr="009C7A5B">
        <w:rPr>
          <w:rStyle w:val="CitazioneCarattere"/>
          <w:rFonts w:asciiTheme="minorHAnsi" w:hAnsiTheme="minorHAnsi" w:cstheme="minorHAnsi"/>
          <w:i/>
          <w:iCs/>
        </w:rPr>
        <w:t>W</w:t>
      </w:r>
      <w:r w:rsidRPr="009C7A5B">
        <w:rPr>
          <w:rStyle w:val="CitazioneCarattere"/>
          <w:rFonts w:asciiTheme="minorHAnsi" w:hAnsiTheme="minorHAnsi" w:cstheme="minorHAnsi"/>
          <w:i/>
          <w:iCs/>
        </w:rPr>
        <w:t>e</w:t>
      </w:r>
      <w:r w:rsidR="00900A9A" w:rsidRPr="009C7A5B">
        <w:rPr>
          <w:rStyle w:val="CitazioneCarattere"/>
          <w:rFonts w:asciiTheme="minorHAnsi" w:hAnsiTheme="minorHAnsi" w:cstheme="minorHAnsi"/>
          <w:i/>
          <w:iCs/>
        </w:rPr>
        <w:t xml:space="preserve"> also</w:t>
      </w:r>
      <w:r w:rsidRPr="009C7A5B">
        <w:rPr>
          <w:rStyle w:val="CitazioneCarattere"/>
          <w:rFonts w:asciiTheme="minorHAnsi" w:hAnsiTheme="minorHAnsi" w:cstheme="minorHAnsi"/>
          <w:i/>
          <w:iCs/>
        </w:rPr>
        <w:t xml:space="preserve"> provide regular feedback to ECMWF about HRE</w:t>
      </w:r>
      <w:r w:rsidR="00900A9A" w:rsidRPr="009C7A5B">
        <w:rPr>
          <w:rStyle w:val="CitazioneCarattere"/>
          <w:rFonts w:asciiTheme="minorHAnsi" w:hAnsiTheme="minorHAnsi" w:cstheme="minorHAnsi"/>
          <w:i/>
          <w:iCs/>
        </w:rPr>
        <w:t>S</w:t>
      </w:r>
      <w:r w:rsidRPr="009C7A5B">
        <w:rPr>
          <w:rStyle w:val="CitazioneCarattere"/>
          <w:rFonts w:asciiTheme="minorHAnsi" w:hAnsiTheme="minorHAnsi" w:cstheme="minorHAnsi"/>
          <w:i/>
          <w:iCs/>
        </w:rPr>
        <w:t xml:space="preserve"> and ENS performance. </w:t>
      </w:r>
      <w:r w:rsidR="00900A9A" w:rsidRPr="009C7A5B">
        <w:rPr>
          <w:rStyle w:val="CitazioneCarattere"/>
          <w:rFonts w:asciiTheme="minorHAnsi" w:hAnsiTheme="minorHAnsi" w:cstheme="minorHAnsi"/>
          <w:i/>
          <w:iCs/>
        </w:rPr>
        <w:t>We have r</w:t>
      </w:r>
      <w:r w:rsidRPr="009C7A5B">
        <w:rPr>
          <w:rStyle w:val="CitazioneCarattere"/>
          <w:rFonts w:asciiTheme="minorHAnsi" w:hAnsiTheme="minorHAnsi" w:cstheme="minorHAnsi"/>
          <w:i/>
          <w:iCs/>
        </w:rPr>
        <w:t>egular email communications  with the User Support at ECMWF or the person on duty for the daily report</w:t>
      </w:r>
      <w:r w:rsidRPr="009C7A5B">
        <w:rPr>
          <w:rStyle w:val="Rimandonotaapidipagina"/>
          <w:rFonts w:cstheme="minorHAnsi"/>
        </w:rPr>
        <w:footnoteReference w:id="4"/>
      </w:r>
      <w:r w:rsidR="00900A9A" w:rsidRPr="009C7A5B">
        <w:rPr>
          <w:rStyle w:val="CitazioneCarattere"/>
          <w:rFonts w:asciiTheme="minorHAnsi" w:hAnsiTheme="minorHAnsi" w:cstheme="minorHAnsi"/>
          <w:i/>
          <w:iCs/>
        </w:rPr>
        <w:t>. Like other ECMWF’s cooperating and member states, every two years we also send to ECMWF a summary of our verification results on HRES and ENS.</w:t>
      </w:r>
      <w:r w:rsidRPr="009C7A5B">
        <w:rPr>
          <w:rStyle w:val="CitazioneCarattere"/>
          <w:rFonts w:asciiTheme="minorHAnsi" w:hAnsiTheme="minorHAnsi" w:cstheme="minorHAnsi"/>
          <w:i/>
          <w:iCs/>
        </w:rPr>
        <w:t xml:space="preserve"> </w:t>
      </w:r>
      <w:r w:rsidR="00900A9A" w:rsidRPr="009C7A5B">
        <w:rPr>
          <w:rStyle w:val="CitazioneCarattere"/>
          <w:rFonts w:asciiTheme="minorHAnsi" w:hAnsiTheme="minorHAnsi" w:cstheme="minorHAnsi"/>
          <w:i/>
          <w:iCs/>
        </w:rPr>
        <w:t>They would normally be summarized and presented in the “Green Book”</w:t>
      </w:r>
      <w:r w:rsidR="002424E7" w:rsidRPr="009C7A5B">
        <w:rPr>
          <w:rStyle w:val="CitazioneCarattere"/>
          <w:rFonts w:asciiTheme="minorHAnsi" w:hAnsiTheme="minorHAnsi" w:cstheme="minorHAnsi"/>
          <w:i/>
          <w:iCs/>
        </w:rPr>
        <w:t xml:space="preserve"> </w:t>
      </w:r>
      <w:r w:rsidR="002424E7" w:rsidRPr="009C7A5B">
        <w:rPr>
          <w:rStyle w:val="CitazioneCarattere"/>
          <w:rFonts w:asciiTheme="minorHAnsi" w:hAnsiTheme="minorHAnsi" w:cstheme="minorHAnsi"/>
        </w:rPr>
        <w:t xml:space="preserve">[see example for 2019 in </w:t>
      </w:r>
      <w:r w:rsidR="002424E7" w:rsidRPr="009C7A5B">
        <w:rPr>
          <w:rStyle w:val="CitazioneCarattere"/>
          <w:rFonts w:asciiTheme="minorHAnsi" w:hAnsiTheme="minorHAnsi" w:cstheme="minorHAnsi"/>
        </w:rPr>
        <w:fldChar w:fldCharType="begin" w:fldLock="1"/>
      </w:r>
      <w:r w:rsidR="00E66EBC" w:rsidRPr="009C7A5B">
        <w:rPr>
          <w:rStyle w:val="CitazioneCarattere"/>
          <w:rFonts w:asciiTheme="minorHAnsi" w:hAnsiTheme="minorHAnsi" w:cstheme="minorHAnsi"/>
        </w:rPr>
        <w:instrText>ADDIN CSL_CITATION {"citationItems":[{"id":"ITEM-1","itemData":{"DOI":"10.21957/80s471ib1","author":[{"dropping-particle":"","family":"Hewson","given":"Tim","non-dropping-particle":"","parse-names":false,"suffix":""}],"container-title":"ECMWF Technical Memorandum n. 860","id":"ITEM-1","issue":"860","issued":{"date-parts":[["2020"]]},"number-of-pages":"1-42","title":"Use and Verification of ECMWF products in Member and Co-operating States (2019)","type":"report"},"uris":["http://www.mendeley.com/documents/?uuid=2f938ecb-c1ba-3717-a75c-14164f78e364"]}],"mendeley":{"formattedCitation":"(Hewson, 2020)","manualFormatting":"Hewson (2020)","plainTextFormattedCitation":"(Hewson, 2020)","previouslyFormattedCitation":"(Hewson, 2020)"},"properties":{"noteIndex":0},"schema":"https://github.com/citation-style-language/schema/raw/master/csl-citation.json"}</w:instrText>
      </w:r>
      <w:r w:rsidR="002424E7" w:rsidRPr="009C7A5B">
        <w:rPr>
          <w:rStyle w:val="CitazioneCarattere"/>
          <w:rFonts w:asciiTheme="minorHAnsi" w:hAnsiTheme="minorHAnsi" w:cstheme="minorHAnsi"/>
        </w:rPr>
        <w:fldChar w:fldCharType="separate"/>
      </w:r>
      <w:r w:rsidR="002424E7" w:rsidRPr="009C7A5B">
        <w:rPr>
          <w:rStyle w:val="CitazioneCarattere"/>
          <w:rFonts w:asciiTheme="minorHAnsi" w:hAnsiTheme="minorHAnsi" w:cstheme="minorHAnsi"/>
          <w:noProof/>
        </w:rPr>
        <w:t>Hewson (2020)</w:t>
      </w:r>
      <w:r w:rsidR="002424E7" w:rsidRPr="009C7A5B">
        <w:rPr>
          <w:rStyle w:val="CitazioneCarattere"/>
          <w:rFonts w:asciiTheme="minorHAnsi" w:hAnsiTheme="minorHAnsi" w:cstheme="minorHAnsi"/>
        </w:rPr>
        <w:fldChar w:fldCharType="end"/>
      </w:r>
      <w:r w:rsidR="002424E7" w:rsidRPr="009C7A5B">
        <w:rPr>
          <w:rStyle w:val="CitazioneCarattere"/>
          <w:rFonts w:asciiTheme="minorHAnsi" w:hAnsiTheme="minorHAnsi" w:cstheme="minorHAnsi"/>
        </w:rPr>
        <w:t>]</w:t>
      </w:r>
      <w:r w:rsidRPr="009C7A5B">
        <w:rPr>
          <w:rStyle w:val="CitazioneCarattere"/>
          <w:rFonts w:asciiTheme="minorHAnsi" w:hAnsiTheme="minorHAnsi" w:cstheme="minorHAnsi"/>
          <w:i/>
          <w:iCs/>
        </w:rPr>
        <w:t>”</w:t>
      </w:r>
      <w:r w:rsidR="00913552" w:rsidRPr="009C7A5B">
        <w:rPr>
          <w:rStyle w:val="CitazioneCarattere"/>
          <w:rFonts w:asciiTheme="minorHAnsi" w:hAnsiTheme="minorHAnsi" w:cstheme="minorHAnsi"/>
          <w:i/>
          <w:iCs/>
        </w:rPr>
        <w:t>.</w:t>
      </w:r>
    </w:p>
    <w:p w14:paraId="0111629D" w14:textId="2D86AAD6" w:rsidR="00401EE6" w:rsidRPr="009C7A5B" w:rsidRDefault="00953A98" w:rsidP="004D6015">
      <w:r w:rsidRPr="009C7A5B">
        <w:t xml:space="preserve">OMSZ forecasters also take part regularly in training programmes at ECMWF to keep updated on the developments </w:t>
      </w:r>
      <w:r w:rsidR="001F5ABB" w:rsidRPr="009C7A5B">
        <w:t>in</w:t>
      </w:r>
      <w:r w:rsidRPr="009C7A5B">
        <w:t xml:space="preserve"> the ECMWF</w:t>
      </w:r>
      <w:r w:rsidR="00BF23A1" w:rsidRPr="009C7A5B">
        <w:t xml:space="preserve"> models, </w:t>
      </w:r>
      <w:r w:rsidRPr="009C7A5B">
        <w:t>and improve the use of probabilistic products. OMSZ is experienced in rainfall post-processing, which is regularly used at OMSZ to add value to forecasts for small-scale, low-predictability phenomena like extreme localized rainfall (</w:t>
      </w:r>
      <w:proofErr w:type="spellStart"/>
      <w:r w:rsidRPr="009C7A5B">
        <w:t>Matrai</w:t>
      </w:r>
      <w:proofErr w:type="spellEnd"/>
      <w:r w:rsidRPr="009C7A5B">
        <w:t xml:space="preserve"> and </w:t>
      </w:r>
      <w:proofErr w:type="spellStart"/>
      <w:r w:rsidRPr="009C7A5B">
        <w:t>Ihász</w:t>
      </w:r>
      <w:proofErr w:type="spellEnd"/>
      <w:r w:rsidRPr="009C7A5B">
        <w:t xml:space="preserve"> 2017; </w:t>
      </w:r>
      <w:proofErr w:type="spellStart"/>
      <w:r w:rsidRPr="009C7A5B">
        <w:t>Ihász</w:t>
      </w:r>
      <w:proofErr w:type="spellEnd"/>
      <w:r w:rsidRPr="009C7A5B">
        <w:t xml:space="preserve"> et al. 2018).</w:t>
      </w:r>
    </w:p>
    <w:p w14:paraId="327908ED" w14:textId="0A43CA7B" w:rsidR="00AB15FC" w:rsidRPr="009C7A5B" w:rsidRDefault="00AB15FC" w:rsidP="00AB15FC">
      <w:pPr>
        <w:pStyle w:val="Titolo1"/>
        <w:rPr>
          <w:rFonts w:cstheme="minorHAnsi"/>
        </w:rPr>
      </w:pPr>
      <w:r w:rsidRPr="009C7A5B">
        <w:rPr>
          <w:rFonts w:cstheme="minorHAnsi"/>
        </w:rPr>
        <w:t>Results</w:t>
      </w:r>
    </w:p>
    <w:p w14:paraId="5C2D4100" w14:textId="638FC4D0" w:rsidR="00C27C81" w:rsidRDefault="00AB15FC" w:rsidP="00620E78">
      <w:r w:rsidRPr="009C7A5B">
        <w:t>The summary of activities undertaken by IMN and OMSZ during the “real-time” phase are presented in</w:t>
      </w:r>
      <w:r w:rsidR="00287C15">
        <w:t xml:space="preserve"> </w:t>
      </w:r>
      <w:r w:rsidR="002C7CBF" w:rsidRPr="002C7CBF">
        <w:rPr>
          <w:b/>
          <w:bCs/>
        </w:rPr>
        <w:t>Table 5</w:t>
      </w:r>
      <w:r w:rsidR="002C7CBF">
        <w:t>.</w:t>
      </w:r>
      <w:r w:rsidR="005822CA" w:rsidRPr="005822CA">
        <w:t xml:space="preserve"> Verification activities from the “real-time” phase comprised case-studies of high-impact events (see summary in </w:t>
      </w:r>
      <w:r w:rsidR="005822CA" w:rsidRPr="00C25ED5">
        <w:rPr>
          <w:b/>
          <w:bCs/>
        </w:rPr>
        <w:t>Table 6</w:t>
      </w:r>
      <w:r w:rsidR="005822CA" w:rsidRPr="005822CA">
        <w:t xml:space="preserve"> and objective verification (see summary in </w:t>
      </w:r>
      <w:r w:rsidR="005822CA" w:rsidRPr="00C25ED5">
        <w:rPr>
          <w:b/>
          <w:bCs/>
        </w:rPr>
        <w:t>Table 7</w:t>
      </w:r>
      <w:r w:rsidR="005822CA" w:rsidRPr="005822CA">
        <w:t>). Even though both NMHSs expressed positive feedback regarding the general utility of ecPoint-Rainfall to forecast extreme localized rainfall (</w:t>
      </w:r>
      <w:r w:rsidR="005822CA" w:rsidRPr="00C25ED5">
        <w:rPr>
          <w:b/>
          <w:bCs/>
        </w:rPr>
        <w:t>Table 6</w:t>
      </w:r>
      <w:r w:rsidR="005822CA" w:rsidRPr="005822CA">
        <w:t xml:space="preserve">, Outcomes row), intermediaries also highlighted some issues regarding the underestimation of the highest observed rainfall amounts, the rainfall overestimation of the highest ecPoint-Rainfall percentiles and the definition of the wettest day in a multiple-day event (“Outcomes” row in </w:t>
      </w:r>
      <w:r w:rsidR="005822CA" w:rsidRPr="00C25ED5">
        <w:rPr>
          <w:b/>
          <w:bCs/>
        </w:rPr>
        <w:t>Table 6</w:t>
      </w:r>
      <w:r w:rsidR="005822CA" w:rsidRPr="005822CA">
        <w:t xml:space="preserve"> and </w:t>
      </w:r>
      <w:r w:rsidR="005822CA" w:rsidRPr="00C25ED5">
        <w:rPr>
          <w:b/>
          <w:bCs/>
        </w:rPr>
        <w:t>Table 7</w:t>
      </w:r>
      <w:r w:rsidR="005822CA" w:rsidRPr="005822CA">
        <w:t>). The following sub-sections present the discussions carried out between ecPoint developers and intermediaries, the products developed to overcome the found issues, the guideline amendments, and preliminary forecasters’ impressions about the proposed solutions.</w:t>
      </w:r>
      <w:bookmarkStart w:id="21" w:name="_Ref84538219"/>
    </w:p>
    <w:tbl>
      <w:tblPr>
        <w:tblStyle w:val="Grigliatabella"/>
        <w:tblpPr w:leftFromText="181" w:rightFromText="181" w:vertAnchor="page" w:horzAnchor="margin" w:tblpY="10489"/>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827"/>
        <w:gridCol w:w="4820"/>
      </w:tblGrid>
      <w:tr w:rsidR="00E01D14" w:rsidRPr="009C7A5B" w14:paraId="6EA9C3B2" w14:textId="77777777" w:rsidTr="00E01D14">
        <w:tc>
          <w:tcPr>
            <w:tcW w:w="1276" w:type="dxa"/>
            <w:shd w:val="clear" w:color="auto" w:fill="AEAAAA" w:themeFill="background2" w:themeFillShade="BF"/>
          </w:tcPr>
          <w:p w14:paraId="53C9EE18" w14:textId="77777777" w:rsidR="00E01D14" w:rsidRPr="009C7A5B" w:rsidRDefault="00E01D14" w:rsidP="00E01D14">
            <w:pPr>
              <w:pStyle w:val="TableText"/>
              <w:framePr w:hSpace="0" w:wrap="auto" w:vAnchor="margin" w:hAnchor="text" w:yAlign="inline"/>
              <w:suppressOverlap w:val="0"/>
              <w:jc w:val="center"/>
              <w:rPr>
                <w:b/>
                <w:bCs w:val="0"/>
              </w:rPr>
            </w:pPr>
            <w:bookmarkStart w:id="22" w:name="_Ref77060637"/>
            <w:bookmarkEnd w:id="21"/>
            <w:r w:rsidRPr="009C7A5B">
              <w:rPr>
                <w:b/>
                <w:bCs w:val="0"/>
              </w:rPr>
              <w:t>Activities/Outcomes</w:t>
            </w:r>
          </w:p>
        </w:tc>
        <w:tc>
          <w:tcPr>
            <w:tcW w:w="3827" w:type="dxa"/>
            <w:shd w:val="clear" w:color="auto" w:fill="AEAAAA" w:themeFill="background2" w:themeFillShade="BF"/>
          </w:tcPr>
          <w:p w14:paraId="04C00449"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IMN (Costa Rica)</w:t>
            </w:r>
          </w:p>
        </w:tc>
        <w:tc>
          <w:tcPr>
            <w:tcW w:w="4820" w:type="dxa"/>
            <w:shd w:val="clear" w:color="auto" w:fill="AEAAAA" w:themeFill="background2" w:themeFillShade="BF"/>
          </w:tcPr>
          <w:p w14:paraId="557117C5" w14:textId="77777777" w:rsidR="00E01D14" w:rsidRPr="009C7A5B" w:rsidRDefault="00E01D14" w:rsidP="00E01D14">
            <w:pPr>
              <w:pStyle w:val="TableText"/>
              <w:framePr w:hSpace="0" w:wrap="auto" w:vAnchor="margin" w:hAnchor="text" w:yAlign="inline"/>
              <w:suppressOverlap w:val="0"/>
              <w:jc w:val="center"/>
              <w:rPr>
                <w:b/>
                <w:bCs w:val="0"/>
              </w:rPr>
            </w:pPr>
            <w:r w:rsidRPr="009C7A5B">
              <w:rPr>
                <w:b/>
                <w:bCs w:val="0"/>
              </w:rPr>
              <w:t>OMSZ (Hungary)</w:t>
            </w:r>
          </w:p>
        </w:tc>
      </w:tr>
      <w:tr w:rsidR="00E01D14" w:rsidRPr="009C7A5B" w14:paraId="165A9226" w14:textId="77777777" w:rsidTr="00E01D14">
        <w:tc>
          <w:tcPr>
            <w:tcW w:w="1276" w:type="dxa"/>
          </w:tcPr>
          <w:p w14:paraId="01C5696C" w14:textId="77777777" w:rsidR="00E01D14" w:rsidRPr="009C7A5B" w:rsidRDefault="00E01D14" w:rsidP="00E01D14">
            <w:pPr>
              <w:pStyle w:val="TableText"/>
              <w:framePr w:hSpace="0" w:wrap="auto" w:vAnchor="margin" w:hAnchor="text" w:yAlign="inline"/>
              <w:suppressOverlap w:val="0"/>
            </w:pPr>
            <w:r w:rsidRPr="009C7A5B">
              <w:t>Forecasts used</w:t>
            </w:r>
          </w:p>
        </w:tc>
        <w:tc>
          <w:tcPr>
            <w:tcW w:w="3827" w:type="dxa"/>
          </w:tcPr>
          <w:p w14:paraId="0D69FB20" w14:textId="77777777" w:rsidR="00E01D14" w:rsidRPr="009C7A5B" w:rsidRDefault="00E01D14" w:rsidP="00E01D14">
            <w:pPr>
              <w:pStyle w:val="TableText"/>
              <w:framePr w:hSpace="0" w:wrap="auto" w:vAnchor="margin" w:hAnchor="text" w:yAlign="inline"/>
              <w:suppressOverlap w:val="0"/>
            </w:pPr>
            <w:r w:rsidRPr="009C7A5B">
              <w:t>Only forecasts from 12 UTC runs. They are the earliest ones available to forecasters for daytime work  due to time zone differences (UTC-6). Lead times up to day 7. Max lead-time used at IMN for warnings. File format was converted to netCDF, which is more commonplace in the Americas.</w:t>
            </w:r>
          </w:p>
        </w:tc>
        <w:tc>
          <w:tcPr>
            <w:tcW w:w="4820" w:type="dxa"/>
          </w:tcPr>
          <w:p w14:paraId="35D3B885" w14:textId="77777777" w:rsidR="00E01D14" w:rsidRPr="009C7A5B" w:rsidRDefault="00E01D14" w:rsidP="00E01D14">
            <w:pPr>
              <w:pStyle w:val="TableText"/>
              <w:framePr w:hSpace="0" w:wrap="auto" w:vAnchor="margin" w:hAnchor="text" w:yAlign="inline"/>
              <w:suppressOverlap w:val="0"/>
            </w:pPr>
            <w:r w:rsidRPr="009C7A5B">
              <w:t>Only forecasts from 00 UTC runs. They were considered sufficient to verify ecPoint-Rainfall. Lead times up to day 5. Max lead-time used at OMSZ for warnings.</w:t>
            </w:r>
          </w:p>
        </w:tc>
      </w:tr>
      <w:tr w:rsidR="00E01D14" w:rsidRPr="009C7A5B" w14:paraId="5843D55A" w14:textId="77777777" w:rsidTr="00E01D14">
        <w:tc>
          <w:tcPr>
            <w:tcW w:w="1276" w:type="dxa"/>
            <w:shd w:val="clear" w:color="auto" w:fill="E7E6E6" w:themeFill="background2"/>
          </w:tcPr>
          <w:p w14:paraId="2BA56863" w14:textId="77777777" w:rsidR="00E01D14" w:rsidRPr="009C7A5B" w:rsidRDefault="00E01D14" w:rsidP="00E01D14">
            <w:pPr>
              <w:pStyle w:val="TableText"/>
              <w:framePr w:hSpace="0" w:wrap="auto" w:vAnchor="margin" w:hAnchor="text" w:yAlign="inline"/>
              <w:suppressOverlap w:val="0"/>
            </w:pPr>
            <w:r w:rsidRPr="009C7A5B">
              <w:t>Requested training follow-up</w:t>
            </w:r>
          </w:p>
        </w:tc>
        <w:tc>
          <w:tcPr>
            <w:tcW w:w="3827" w:type="dxa"/>
            <w:shd w:val="clear" w:color="auto" w:fill="E7E6E6" w:themeFill="background2"/>
          </w:tcPr>
          <w:p w14:paraId="03A27ABB" w14:textId="77777777" w:rsidR="00E01D14" w:rsidRPr="009C7A5B" w:rsidRDefault="00E01D14" w:rsidP="00E01D14">
            <w:pPr>
              <w:pStyle w:val="TableText"/>
              <w:framePr w:hSpace="0" w:wrap="auto" w:vAnchor="margin" w:hAnchor="text" w:yAlign="inline"/>
              <w:suppressOverlap w:val="0"/>
            </w:pPr>
            <w:r w:rsidRPr="009C7A5B">
              <w:t xml:space="preserve">On what products could be created from ecPoint-Rainfall, shown in </w:t>
            </w:r>
            <w:r w:rsidRPr="009C7A5B">
              <w:rPr>
                <w:b/>
                <w:bCs w:val="0"/>
              </w:rPr>
              <w:t>Table 6</w:t>
            </w:r>
            <w:r w:rsidRPr="009C7A5B">
              <w:t>.</w:t>
            </w:r>
          </w:p>
        </w:tc>
        <w:tc>
          <w:tcPr>
            <w:tcW w:w="4820" w:type="dxa"/>
            <w:shd w:val="clear" w:color="auto" w:fill="E7E6E6" w:themeFill="background2"/>
          </w:tcPr>
          <w:p w14:paraId="0B4B0678" w14:textId="77777777" w:rsidR="00E01D14" w:rsidRPr="009C7A5B" w:rsidRDefault="00E01D14" w:rsidP="00E01D14">
            <w:pPr>
              <w:pStyle w:val="TableText"/>
              <w:framePr w:hSpace="0" w:wrap="auto" w:vAnchor="margin" w:hAnchor="text" w:yAlign="inline"/>
              <w:suppressOverlap w:val="0"/>
            </w:pPr>
            <w:r w:rsidRPr="009C7A5B">
              <w:t>None.</w:t>
            </w:r>
          </w:p>
        </w:tc>
      </w:tr>
      <w:tr w:rsidR="00E01D14" w:rsidRPr="009C7A5B" w14:paraId="2E376163" w14:textId="77777777" w:rsidTr="00E01D14">
        <w:tc>
          <w:tcPr>
            <w:tcW w:w="1276" w:type="dxa"/>
          </w:tcPr>
          <w:p w14:paraId="3D5CBA88" w14:textId="77777777" w:rsidR="00E01D14" w:rsidRPr="009C7A5B" w:rsidRDefault="00E01D14" w:rsidP="00E01D14">
            <w:pPr>
              <w:pStyle w:val="TableText"/>
              <w:framePr w:hSpace="0" w:wrap="auto" w:vAnchor="margin" w:hAnchor="text" w:yAlign="inline"/>
              <w:suppressOverlap w:val="0"/>
            </w:pPr>
            <w:r w:rsidRPr="009C7A5B">
              <w:t>Products created</w:t>
            </w:r>
          </w:p>
        </w:tc>
        <w:tc>
          <w:tcPr>
            <w:tcW w:w="3827" w:type="dxa"/>
          </w:tcPr>
          <w:p w14:paraId="296CCF45" w14:textId="77777777" w:rsidR="00E01D14" w:rsidRPr="009C7A5B" w:rsidRDefault="00E01D14" w:rsidP="00E01D14">
            <w:pPr>
              <w:pStyle w:val="TableText"/>
              <w:framePr w:hSpace="0" w:wrap="auto" w:vAnchor="margin" w:hAnchor="text" w:yAlign="inline"/>
              <w:suppressOverlap w:val="0"/>
            </w:pPr>
            <w:r w:rsidRPr="009C7A5B">
              <w:t>Map plot of the ecPoint-Rainfall 85</w:t>
            </w:r>
            <w:r w:rsidRPr="009C7A5B">
              <w:rPr>
                <w:vertAlign w:val="superscript"/>
              </w:rPr>
              <w:t>th</w:t>
            </w:r>
            <w:r w:rsidRPr="009C7A5B">
              <w:t xml:space="preserve"> percentile (</w:t>
            </w:r>
            <w:r w:rsidRPr="009C7A5B">
              <w:rPr>
                <w:b/>
                <w:bCs w:val="0"/>
              </w:rPr>
              <w:t>Fig.5a</w:t>
            </w:r>
            <w:r w:rsidRPr="009C7A5B">
              <w:t>).</w:t>
            </w:r>
          </w:p>
        </w:tc>
        <w:tc>
          <w:tcPr>
            <w:tcW w:w="4820" w:type="dxa"/>
          </w:tcPr>
          <w:p w14:paraId="4E585811" w14:textId="77777777" w:rsidR="00E01D14" w:rsidRPr="009C7A5B" w:rsidRDefault="00E01D14" w:rsidP="00E01D14">
            <w:pPr>
              <w:pStyle w:val="TableText"/>
              <w:framePr w:hSpace="0" w:wrap="auto" w:vAnchor="margin" w:hAnchor="text" w:yAlign="inline"/>
              <w:suppressOverlap w:val="0"/>
            </w:pPr>
            <w:r w:rsidRPr="009C7A5B">
              <w:t>Four-panel meteogram (</w:t>
            </w:r>
            <w:r w:rsidRPr="009C7A5B">
              <w:rPr>
                <w:b/>
                <w:bCs w:val="0"/>
              </w:rPr>
              <w:t>Fig.5b</w:t>
            </w:r>
            <w:r w:rsidRPr="009C7A5B">
              <w:t xml:space="preserve">) containing: ENS and ecPoint-Rainfall 12-hourly precipitation, ENS rate of convective precipitation ratio, ENS 700 </w:t>
            </w:r>
            <w:proofErr w:type="spellStart"/>
            <w:r w:rsidRPr="009C7A5B">
              <w:t>hPa</w:t>
            </w:r>
            <w:proofErr w:type="spellEnd"/>
            <w:r w:rsidRPr="009C7A5B">
              <w:t xml:space="preserve"> wind speed, and ENS CAPE. Map plot displaying the grid-box values </w:t>
            </w:r>
            <w:r w:rsidRPr="009C7A5B">
              <w:rPr>
                <w:iCs/>
              </w:rPr>
              <w:t>of the ecPoint-Rainfall 90</w:t>
            </w:r>
            <w:r w:rsidRPr="009C7A5B">
              <w:rPr>
                <w:iCs/>
                <w:vertAlign w:val="superscript"/>
              </w:rPr>
              <w:t>th</w:t>
            </w:r>
            <w:r w:rsidRPr="009C7A5B">
              <w:rPr>
                <w:iCs/>
              </w:rPr>
              <w:t>, 75</w:t>
            </w:r>
            <w:r w:rsidRPr="009C7A5B">
              <w:rPr>
                <w:iCs/>
                <w:vertAlign w:val="superscript"/>
              </w:rPr>
              <w:t>th</w:t>
            </w:r>
            <w:r w:rsidRPr="009C7A5B">
              <w:rPr>
                <w:iCs/>
              </w:rPr>
              <w:t>, 50</w:t>
            </w:r>
            <w:r w:rsidRPr="009C7A5B">
              <w:rPr>
                <w:iCs/>
                <w:vertAlign w:val="superscript"/>
              </w:rPr>
              <w:t>th</w:t>
            </w:r>
            <w:r w:rsidRPr="009C7A5B">
              <w:rPr>
                <w:iCs/>
              </w:rPr>
              <w:t>, 25</w:t>
            </w:r>
            <w:r w:rsidRPr="009C7A5B">
              <w:rPr>
                <w:iCs/>
                <w:vertAlign w:val="superscript"/>
              </w:rPr>
              <w:t>th</w:t>
            </w:r>
            <w:r w:rsidRPr="009C7A5B">
              <w:rPr>
                <w:iCs/>
              </w:rPr>
              <w:t>, 10</w:t>
            </w:r>
            <w:r w:rsidRPr="009C7A5B">
              <w:rPr>
                <w:iCs/>
                <w:vertAlign w:val="superscript"/>
              </w:rPr>
              <w:t>th</w:t>
            </w:r>
            <w:r w:rsidRPr="009C7A5B">
              <w:rPr>
                <w:iCs/>
              </w:rPr>
              <w:t xml:space="preserve"> percentiles (numerical values in </w:t>
            </w:r>
            <w:r w:rsidRPr="009C7A5B">
              <w:rPr>
                <w:b/>
                <w:bCs w:val="0"/>
                <w:iCs/>
              </w:rPr>
              <w:t>Fig.5c</w:t>
            </w:r>
            <w:r w:rsidRPr="009C7A5B">
              <w:rPr>
                <w:iCs/>
              </w:rPr>
              <w:t xml:space="preserve">) and the </w:t>
            </w:r>
            <w:r w:rsidRPr="009C7A5B">
              <w:t xml:space="preserve">probabilities of </w:t>
            </w:r>
            <w:r w:rsidRPr="009C7A5B">
              <w:rPr>
                <w:iCs/>
              </w:rPr>
              <w:t xml:space="preserve">exceeding certain rainfall thresholds (contour shades in </w:t>
            </w:r>
            <w:r w:rsidRPr="009C7A5B">
              <w:rPr>
                <w:b/>
                <w:bCs w:val="0"/>
              </w:rPr>
              <w:t>Fig.5</w:t>
            </w:r>
            <w:r w:rsidRPr="009C7A5B">
              <w:rPr>
                <w:b/>
                <w:bCs w:val="0"/>
                <w:iCs/>
              </w:rPr>
              <w:t>c</w:t>
            </w:r>
            <w:r w:rsidRPr="009C7A5B">
              <w:rPr>
                <w:iCs/>
              </w:rPr>
              <w:t>).</w:t>
            </w:r>
          </w:p>
        </w:tc>
      </w:tr>
      <w:tr w:rsidR="00E01D14" w:rsidRPr="009C7A5B" w14:paraId="6F218791" w14:textId="77777777" w:rsidTr="00E01D14">
        <w:tc>
          <w:tcPr>
            <w:tcW w:w="1276" w:type="dxa"/>
            <w:shd w:val="clear" w:color="auto" w:fill="E7E6E6" w:themeFill="background2"/>
          </w:tcPr>
          <w:p w14:paraId="1D9FEB4F" w14:textId="77777777" w:rsidR="00E01D14" w:rsidRPr="009C7A5B" w:rsidRDefault="00E01D14" w:rsidP="00E01D14">
            <w:pPr>
              <w:pStyle w:val="TableText"/>
              <w:framePr w:hSpace="0" w:wrap="auto" w:vAnchor="margin" w:hAnchor="text" w:yAlign="inline"/>
              <w:suppressOverlap w:val="0"/>
            </w:pPr>
            <w:r w:rsidRPr="009C7A5B">
              <w:t>Independent verification</w:t>
            </w:r>
          </w:p>
        </w:tc>
        <w:tc>
          <w:tcPr>
            <w:tcW w:w="3827" w:type="dxa"/>
            <w:shd w:val="clear" w:color="auto" w:fill="E7E6E6" w:themeFill="background2"/>
          </w:tcPr>
          <w:p w14:paraId="1B12EF19" w14:textId="77777777" w:rsidR="00E01D14" w:rsidRPr="009C7A5B" w:rsidRDefault="00E01D14" w:rsidP="00E01D14">
            <w:pPr>
              <w:pStyle w:val="TableText"/>
              <w:framePr w:hSpace="0" w:wrap="auto" w:vAnchor="margin" w:hAnchor="text" w:yAlign="inline"/>
              <w:suppressOverlap w:val="0"/>
            </w:pPr>
            <w:r w:rsidRPr="009C7A5B">
              <w:t xml:space="preserve">Case study (see </w:t>
            </w:r>
            <w:r w:rsidRPr="002272DC">
              <w:rPr>
                <w:b/>
                <w:bCs w:val="0"/>
              </w:rPr>
              <w:t>Table 7</w:t>
            </w:r>
            <w:r>
              <w:t xml:space="preserve">, “IMN (Costa Rica)” column for </w:t>
            </w:r>
            <w:r w:rsidRPr="009C7A5B">
              <w:t>a summary). Results not peer-reviewed published.</w:t>
            </w:r>
          </w:p>
        </w:tc>
        <w:tc>
          <w:tcPr>
            <w:tcW w:w="4820" w:type="dxa"/>
            <w:shd w:val="clear" w:color="auto" w:fill="E7E6E6" w:themeFill="background2"/>
          </w:tcPr>
          <w:p w14:paraId="406B4ACE" w14:textId="77777777" w:rsidR="00E01D14" w:rsidRPr="009C7A5B" w:rsidRDefault="00E01D14" w:rsidP="00E01D14">
            <w:pPr>
              <w:pStyle w:val="TableText"/>
              <w:framePr w:hSpace="0" w:wrap="auto" w:vAnchor="margin" w:hAnchor="text" w:yAlign="inline"/>
              <w:suppressOverlap w:val="0"/>
            </w:pPr>
            <w:r w:rsidRPr="009C7A5B">
              <w:t>Case study (see</w:t>
            </w:r>
            <w:r w:rsidRPr="002272DC">
              <w:rPr>
                <w:b/>
                <w:bCs w:val="0"/>
              </w:rPr>
              <w:t xml:space="preserve"> Table 7</w:t>
            </w:r>
            <w:r>
              <w:t xml:space="preserve">, “OMSZ (Hungary)” column for </w:t>
            </w:r>
            <w:r w:rsidRPr="009C7A5B">
              <w:t>a summary) and objective verification (see</w:t>
            </w:r>
            <w:r>
              <w:t xml:space="preserve"> </w:t>
            </w:r>
            <w:r w:rsidRPr="002272DC">
              <w:rPr>
                <w:b/>
                <w:bCs w:val="0"/>
              </w:rPr>
              <w:t xml:space="preserve"> Table </w:t>
            </w:r>
            <w:r>
              <w:rPr>
                <w:b/>
                <w:bCs w:val="0"/>
              </w:rPr>
              <w:t>8</w:t>
            </w:r>
            <w:r w:rsidRPr="009C7A5B">
              <w:t xml:space="preserve"> for a summary). Methodology and results </w:t>
            </w:r>
            <w:r>
              <w:t>have been</w:t>
            </w:r>
            <w:r w:rsidRPr="009C7A5B">
              <w:t xml:space="preserve"> published in </w:t>
            </w:r>
            <w:r w:rsidRPr="009C7A5B">
              <w:rPr>
                <w:noProof/>
              </w:rPr>
              <w:t>Tóth and Ihász (2021)</w:t>
            </w:r>
            <w:r w:rsidRPr="009C7A5B">
              <w:t>.</w:t>
            </w:r>
          </w:p>
        </w:tc>
      </w:tr>
    </w:tbl>
    <w:bookmarkEnd w:id="22"/>
    <w:p w14:paraId="0A61EE76" w14:textId="7F7CCFBA" w:rsidR="00F42DB4" w:rsidRPr="009C7A5B" w:rsidRDefault="00E01D14" w:rsidP="003D5814">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5</w:t>
      </w:r>
      <w:r w:rsidRPr="009C7A5B">
        <w:rPr>
          <w:b/>
          <w:bCs/>
        </w:rPr>
        <w:fldChar w:fldCharType="end"/>
      </w:r>
      <w:r w:rsidRPr="009C7A5B">
        <w:t xml:space="preserve"> - Summary of activities carried out by IMN and OMSZ during the “real-time” phase and outcomes.</w:t>
      </w:r>
    </w:p>
    <w:p w14:paraId="4EA86787" w14:textId="0442F59F" w:rsidR="00E45EC1" w:rsidRPr="00B1531F" w:rsidRDefault="007E0AAA" w:rsidP="005D4E11">
      <w:pPr>
        <w:pStyle w:val="Titolo2"/>
      </w:pPr>
      <w:r w:rsidRPr="007E0AAA">
        <w:lastRenderedPageBreak/>
        <w:drawing>
          <wp:anchor distT="0" distB="0" distL="114300" distR="114300" simplePos="0" relativeHeight="251687424" behindDoc="0" locked="0" layoutInCell="1" allowOverlap="1" wp14:anchorId="21F28059" wp14:editId="7F8BAD41">
            <wp:simplePos x="0" y="0"/>
            <wp:positionH relativeFrom="margin">
              <wp:posOffset>283845</wp:posOffset>
            </wp:positionH>
            <wp:positionV relativeFrom="margin">
              <wp:posOffset>-22860</wp:posOffset>
            </wp:positionV>
            <wp:extent cx="5739765" cy="505777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9765" cy="5057775"/>
                    </a:xfrm>
                    <a:prstGeom prst="rect">
                      <a:avLst/>
                    </a:prstGeom>
                  </pic:spPr>
                </pic:pic>
              </a:graphicData>
            </a:graphic>
            <wp14:sizeRelH relativeFrom="margin">
              <wp14:pctWidth>0</wp14:pctWidth>
            </wp14:sizeRelH>
            <wp14:sizeRelV relativeFrom="margin">
              <wp14:pctHeight>0</wp14:pctHeight>
            </wp14:sizeRelV>
          </wp:anchor>
        </w:drawing>
      </w:r>
      <w:r w:rsidRPr="007E0AAA">
        <mc:AlternateContent>
          <mc:Choice Requires="wps">
            <w:drawing>
              <wp:anchor distT="0" distB="0" distL="114300" distR="114300" simplePos="0" relativeHeight="251688448" behindDoc="0" locked="0" layoutInCell="1" allowOverlap="1" wp14:anchorId="053EA970" wp14:editId="129F2CF0">
                <wp:simplePos x="0" y="0"/>
                <wp:positionH relativeFrom="margin">
                  <wp:posOffset>-132715</wp:posOffset>
                </wp:positionH>
                <wp:positionV relativeFrom="margin">
                  <wp:posOffset>5049520</wp:posOffset>
                </wp:positionV>
                <wp:extent cx="6291580" cy="885825"/>
                <wp:effectExtent l="0" t="0" r="13970" b="9525"/>
                <wp:wrapTopAndBottom/>
                <wp:docPr id="14" name="Casella di testo 14"/>
                <wp:cNvGraphicFramePr/>
                <a:graphic xmlns:a="http://schemas.openxmlformats.org/drawingml/2006/main">
                  <a:graphicData uri="http://schemas.microsoft.com/office/word/2010/wordprocessingShape">
                    <wps:wsp>
                      <wps:cNvSpPr txBox="1"/>
                      <wps:spPr>
                        <a:xfrm>
                          <a:off x="0" y="0"/>
                          <a:ext cx="6291580" cy="885825"/>
                        </a:xfrm>
                        <a:prstGeom prst="rect">
                          <a:avLst/>
                        </a:prstGeom>
                        <a:noFill/>
                        <a:ln>
                          <a:noFill/>
                        </a:ln>
                      </wps:spPr>
                      <wps:txbx>
                        <w:txbxContent>
                          <w:p w14:paraId="04BADC70" w14:textId="6848CF4B" w:rsidR="007E0AAA" w:rsidRPr="00770712" w:rsidRDefault="007E0AAA" w:rsidP="007E0AAA">
                            <w:pPr>
                              <w:pStyle w:val="CaptionNew"/>
                            </w:pPr>
                            <w:bookmarkStart w:id="23"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CC6E1E">
                              <w:rPr>
                                <w:b/>
                                <w:bCs/>
                                <w:noProof/>
                              </w:rPr>
                              <w:t>5</w:t>
                            </w:r>
                            <w:r w:rsidRPr="00F42995">
                              <w:rPr>
                                <w:b/>
                                <w:bCs/>
                                <w:noProof/>
                              </w:rPr>
                              <w:fldChar w:fldCharType="end"/>
                            </w:r>
                            <w:bookmarkEnd w:id="23"/>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w:t>
                            </w:r>
                            <w:proofErr w:type="spellStart"/>
                            <w:r w:rsidRPr="00090302">
                              <w:t>hPa</w:t>
                            </w:r>
                            <w:proofErr w:type="spellEnd"/>
                            <w:r w:rsidRPr="00090302">
                              <w:t xml:space="preserve"> wind speed (third), and CAPE (fourth). Panel (c) shows a map plot of the </w:t>
                            </w:r>
                            <w:r>
                              <w:t>probabilities of exceeding 10 mm/12h</w:t>
                            </w:r>
                            <w:r>
                              <w:rPr>
                                <w:rStyle w:val="Revisione"/>
                                <w:rFonts w:cstheme="minorBidi"/>
                                <w:iCs w:val="0"/>
                              </w:rPr>
                              <w:t/>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A970" id="Casella di testo 14" o:spid="_x0000_s1030" type="#_x0000_t202" style="position:absolute;left:0;text-align:left;margin-left:-10.45pt;margin-top:397.6pt;width:495.4pt;height:69.7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" filled="f" stroked="f">
                <v:textbox inset="0,0,0,0">
                  <w:txbxContent>
                    <w:p w14:paraId="04BADC70" w14:textId="6848CF4B" w:rsidR="007E0AAA" w:rsidRPr="00770712" w:rsidRDefault="007E0AAA" w:rsidP="007E0AAA">
                      <w:pPr>
                        <w:pStyle w:val="CaptionNew"/>
                      </w:pPr>
                      <w:bookmarkStart w:id="24"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sidR="00CC6E1E">
                        <w:rPr>
                          <w:b/>
                          <w:bCs/>
                          <w:noProof/>
                        </w:rPr>
                        <w:t>5</w:t>
                      </w:r>
                      <w:r w:rsidRPr="00F42995">
                        <w:rPr>
                          <w:b/>
                          <w:bCs/>
                          <w:noProof/>
                        </w:rPr>
                        <w:fldChar w:fldCharType="end"/>
                      </w:r>
                      <w:bookmarkEnd w:id="24"/>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w:t>
                      </w:r>
                      <w:proofErr w:type="spellStart"/>
                      <w:r w:rsidRPr="00090302">
                        <w:t>hPa</w:t>
                      </w:r>
                      <w:proofErr w:type="spellEnd"/>
                      <w:r w:rsidRPr="00090302">
                        <w:t xml:space="preserve"> wind speed (third), and CAPE (fourth). Panel (c) shows a map plot of the </w:t>
                      </w:r>
                      <w:r>
                        <w:t>probabilities of exceeding 10 mm/12h</w:t>
                      </w:r>
                      <w:r>
                        <w:rPr>
                          <w:rStyle w:val="Revisione"/>
                          <w:rFonts w:cstheme="minorBidi"/>
                          <w:iCs w:val="0"/>
                        </w:rPr>
                        <w:t/>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v:textbox>
                <w10:wrap type="topAndBottom" anchorx="margin" anchory="margin"/>
              </v:shape>
            </w:pict>
          </mc:Fallback>
        </mc:AlternateContent>
      </w:r>
      <w:r w:rsidR="00B1531F" w:rsidRPr="00B1531F">
        <w:t>On</w:t>
      </w:r>
      <w:r w:rsidR="00E45EC1" w:rsidRPr="00B1531F">
        <w:t xml:space="preserve"> the selection of the 85th percentile for ecPoint-Rainfall forecasts to predict extreme localized rainfall</w:t>
      </w:r>
    </w:p>
    <w:p w14:paraId="67C29DD6" w14:textId="575EA897" w:rsidR="00E45EC1" w:rsidRDefault="00E45EC1" w:rsidP="00E45EC1">
      <w:pPr>
        <w:rPr>
          <w:rFonts w:cstheme="minorHAnsi"/>
        </w:rPr>
      </w:pPr>
      <w:r>
        <w:rPr>
          <w:rFonts w:cstheme="minorHAnsi"/>
        </w:rPr>
        <w:t>Both IMN and OMSZ decided to use the ecPoint-Rainfall 85</w:t>
      </w:r>
      <w:r w:rsidRPr="004F01D9">
        <w:rPr>
          <w:rFonts w:cstheme="minorHAnsi"/>
          <w:vertAlign w:val="superscript"/>
        </w:rPr>
        <w:t>th</w:t>
      </w:r>
      <w:r>
        <w:rPr>
          <w:rFonts w:cstheme="minorHAnsi"/>
        </w:rPr>
        <w:t xml:space="preserve"> percentile to forecast extreme localized rainfall. In the case of IMN, the decision was taken intuitively, considering the 85</w:t>
      </w:r>
      <w:r w:rsidRPr="001B6565">
        <w:rPr>
          <w:rFonts w:cstheme="minorHAnsi"/>
          <w:vertAlign w:val="superscript"/>
        </w:rPr>
        <w:t>th</w:t>
      </w:r>
      <w:r>
        <w:rPr>
          <w:rFonts w:cstheme="minorHAnsi"/>
        </w:rPr>
        <w:t xml:space="preserve"> percentile as a reasonable choice to forecast extreme localized rainfall without</w:t>
      </w:r>
      <w:r w:rsidRPr="009C7A5B">
        <w:rPr>
          <w:rFonts w:cstheme="minorHAnsi"/>
        </w:rPr>
        <w:t xml:space="preserve"> miss</w:t>
      </w:r>
      <w:r>
        <w:rPr>
          <w:rFonts w:cstheme="minorHAnsi"/>
        </w:rPr>
        <w:t>ing</w:t>
      </w:r>
      <w:r w:rsidRPr="009C7A5B">
        <w:rPr>
          <w:rFonts w:cstheme="minorHAnsi"/>
        </w:rPr>
        <w:t xml:space="preserve"> some less extreme, but</w:t>
      </w:r>
      <w:r>
        <w:rPr>
          <w:rFonts w:cstheme="minorHAnsi"/>
        </w:rPr>
        <w:t xml:space="preserve"> still</w:t>
      </w:r>
      <w:r w:rsidRPr="009C7A5B">
        <w:rPr>
          <w:rFonts w:cstheme="minorHAnsi"/>
        </w:rPr>
        <w:t xml:space="preserve"> impactful events</w:t>
      </w:r>
      <w:r>
        <w:rPr>
          <w:rFonts w:cstheme="minorHAnsi"/>
        </w:rPr>
        <w:t xml:space="preserve">. In the case of OMSZ, the decision was taken after an objective verification analysis of the post-processed forecasts for the summer-months of 2018.  </w:t>
      </w:r>
    </w:p>
    <w:p w14:paraId="10376B4D" w14:textId="162C6FD0" w:rsidR="00E45EC1" w:rsidRDefault="00E45EC1" w:rsidP="00E45EC1">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6</w:t>
      </w:r>
      <w:r w:rsidRPr="009C7A5B">
        <w:rPr>
          <w:b/>
          <w:bCs/>
        </w:rPr>
        <w:fldChar w:fldCharType="end"/>
      </w:r>
      <w:r w:rsidRPr="009C7A5B">
        <w:t xml:space="preserve"> </w:t>
      </w:r>
      <w:r>
        <w:t>–</w:t>
      </w:r>
      <w:r w:rsidRPr="009C7A5B">
        <w:t xml:space="preserve"> </w:t>
      </w:r>
      <w:r>
        <w:t>Guidelines provided via email to IMN on the development/interpretation of products derived from ecPoint-Rainfall.</w:t>
      </w:r>
    </w:p>
    <w:tbl>
      <w:tblPr>
        <w:tblStyle w:val="Grigliatabella"/>
        <w:tblpPr w:leftFromText="181" w:rightFromText="181" w:vertAnchor="page" w:horzAnchor="margin" w:tblpY="12925"/>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5"/>
        <w:gridCol w:w="4678"/>
      </w:tblGrid>
      <w:tr w:rsidR="00B1531F" w:rsidRPr="009C7A5B" w14:paraId="2FE22482" w14:textId="77777777" w:rsidTr="006A4E4B">
        <w:tc>
          <w:tcPr>
            <w:tcW w:w="5245" w:type="dxa"/>
            <w:shd w:val="clear" w:color="auto" w:fill="BFBFBF" w:themeFill="background1" w:themeFillShade="BF"/>
            <w:vAlign w:val="center"/>
          </w:tcPr>
          <w:p w14:paraId="190CECCC" w14:textId="77777777" w:rsidR="00B1531F" w:rsidRPr="009C7A5B" w:rsidRDefault="00B1531F" w:rsidP="006A4E4B">
            <w:pPr>
              <w:pStyle w:val="Didascalia"/>
              <w:keepNext/>
              <w:keepLines/>
              <w:ind w:firstLine="0"/>
              <w:jc w:val="center"/>
              <w:rPr>
                <w:rFonts w:cstheme="minorHAnsi"/>
                <w:b/>
                <w:bCs/>
                <w:sz w:val="16"/>
                <w:szCs w:val="16"/>
              </w:rPr>
            </w:pPr>
            <w:bookmarkStart w:id="25" w:name="_Ref77282512"/>
            <w:bookmarkStart w:id="26" w:name="_Ref77282490"/>
            <w:bookmarkStart w:id="27" w:name="_Ref77282526"/>
            <w:bookmarkStart w:id="28" w:name="_Ref77281443"/>
            <w:bookmarkStart w:id="29" w:name="_Ref78488733"/>
            <w:r w:rsidRPr="009C7A5B">
              <w:rPr>
                <w:rFonts w:cstheme="minorHAnsi"/>
                <w:b/>
                <w:bCs/>
                <w:sz w:val="16"/>
                <w:szCs w:val="16"/>
              </w:rPr>
              <w:t>Map plot Percentiles</w:t>
            </w:r>
          </w:p>
        </w:tc>
        <w:tc>
          <w:tcPr>
            <w:tcW w:w="4678" w:type="dxa"/>
            <w:shd w:val="clear" w:color="auto" w:fill="BFBFBF" w:themeFill="background1" w:themeFillShade="BF"/>
            <w:vAlign w:val="center"/>
          </w:tcPr>
          <w:p w14:paraId="1FE50449" w14:textId="77777777" w:rsidR="00B1531F" w:rsidRPr="009C7A5B" w:rsidRDefault="00B1531F" w:rsidP="006A4E4B">
            <w:pPr>
              <w:pStyle w:val="Didascalia"/>
              <w:keepNext/>
              <w:keepLines/>
              <w:ind w:firstLine="0"/>
              <w:jc w:val="center"/>
              <w:rPr>
                <w:rFonts w:cstheme="minorHAnsi"/>
                <w:b/>
                <w:bCs/>
                <w:sz w:val="16"/>
                <w:szCs w:val="16"/>
              </w:rPr>
            </w:pPr>
            <w:r w:rsidRPr="009C7A5B">
              <w:rPr>
                <w:rFonts w:cstheme="minorHAnsi"/>
                <w:b/>
                <w:bCs/>
                <w:sz w:val="16"/>
                <w:szCs w:val="16"/>
              </w:rPr>
              <w:t>Probabilities of not exceeding a rainfall threshold</w:t>
            </w:r>
          </w:p>
        </w:tc>
      </w:tr>
      <w:tr w:rsidR="00B1531F" w:rsidRPr="009C7A5B" w14:paraId="4A4C3D71" w14:textId="77777777" w:rsidTr="006A4E4B">
        <w:tc>
          <w:tcPr>
            <w:tcW w:w="5245" w:type="dxa"/>
          </w:tcPr>
          <w:p w14:paraId="119F6DB7" w14:textId="77777777" w:rsidR="00B1531F" w:rsidRPr="009C7A5B" w:rsidRDefault="00B1531F" w:rsidP="006A4E4B">
            <w:pPr>
              <w:pStyle w:val="Citazione"/>
              <w:keepNext/>
              <w:keepLines/>
              <w:spacing w:before="60" w:after="60"/>
              <w:ind w:left="0" w:right="33" w:firstLine="164"/>
              <w:rPr>
                <w:rFonts w:cstheme="minorHAnsi"/>
                <w:b/>
                <w:bCs/>
                <w:sz w:val="16"/>
                <w:szCs w:val="16"/>
              </w:rPr>
            </w:pPr>
            <w:r w:rsidRPr="009C7A5B">
              <w:rPr>
                <w:rFonts w:cstheme="minorHAnsi"/>
                <w:sz w:val="16"/>
                <w:szCs w:val="16"/>
              </w:rPr>
              <w:t>“ecPoint-Rainfall forecasts are provided in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A map plot of the 99</w:t>
            </w:r>
            <w:r w:rsidRPr="009C7A5B">
              <w:rPr>
                <w:rFonts w:cstheme="minorHAnsi"/>
                <w:sz w:val="16"/>
                <w:szCs w:val="16"/>
                <w:vertAlign w:val="superscript"/>
              </w:rPr>
              <w:t>th</w:t>
            </w:r>
            <w:r w:rsidRPr="009C7A5B">
              <w:rPr>
                <w:rFonts w:cstheme="minorHAnsi"/>
                <w:sz w:val="16"/>
                <w:szCs w:val="16"/>
              </w:rPr>
              <w:t xml:space="preserve"> percentile displays the rainfall values (in mm/12h) that have 1% (or 99%) risk of (not) being exceeded. When looking at extreme localized rainfall events, it would be advised to use high percentiles, namely &gt;90</w:t>
            </w:r>
            <w:r w:rsidRPr="009C7A5B">
              <w:rPr>
                <w:rFonts w:cstheme="minorHAnsi"/>
                <w:sz w:val="16"/>
                <w:szCs w:val="16"/>
                <w:vertAlign w:val="superscript"/>
              </w:rPr>
              <w:t xml:space="preserve">th </w:t>
            </w:r>
            <w:r w:rsidRPr="009C7A5B">
              <w:rPr>
                <w:rFonts w:cstheme="minorHAnsi"/>
                <w:sz w:val="16"/>
                <w:szCs w:val="16"/>
              </w:rPr>
              <w:t>percentile, but preferably the 98</w:t>
            </w:r>
            <w:r w:rsidRPr="009C7A5B">
              <w:rPr>
                <w:rFonts w:cstheme="minorHAnsi"/>
                <w:sz w:val="16"/>
                <w:szCs w:val="16"/>
                <w:vertAlign w:val="superscript"/>
              </w:rPr>
              <w:t>th</w:t>
            </w:r>
            <w:r w:rsidRPr="009C7A5B">
              <w:rPr>
                <w:rFonts w:cstheme="minorHAnsi"/>
                <w:sz w:val="16"/>
                <w:szCs w:val="16"/>
              </w:rPr>
              <w:t xml:space="preserve"> or 99</w:t>
            </w:r>
            <w:r w:rsidRPr="009C7A5B">
              <w:rPr>
                <w:rFonts w:cstheme="minorHAnsi"/>
                <w:sz w:val="16"/>
                <w:szCs w:val="16"/>
                <w:vertAlign w:val="superscript"/>
              </w:rPr>
              <w:t>th</w:t>
            </w:r>
            <w:r w:rsidRPr="009C7A5B">
              <w:rPr>
                <w:rFonts w:cstheme="minorHAnsi"/>
                <w:sz w:val="16"/>
                <w:szCs w:val="16"/>
              </w:rPr>
              <w:t>, since extreme localized rainfall is by definition a very low-probability event. Nonetheless, the chosen percentile would depend on the level of risk your institution would act upon: if it is required that an event has at least 10% risk of exceedance to issue a warning, the 90</w:t>
            </w:r>
            <w:r w:rsidRPr="009C7A5B">
              <w:rPr>
                <w:rFonts w:cstheme="minorHAnsi"/>
                <w:sz w:val="16"/>
                <w:szCs w:val="16"/>
                <w:vertAlign w:val="superscript"/>
              </w:rPr>
              <w:t>th</w:t>
            </w:r>
            <w:r w:rsidRPr="009C7A5B">
              <w:rPr>
                <w:rFonts w:cstheme="minorHAnsi"/>
                <w:sz w:val="16"/>
                <w:szCs w:val="16"/>
              </w:rPr>
              <w:t xml:space="preserve"> percentile would be considered. An important aspect to consider is that, although the rainfall value for a percentile is assigned to the whole grid-box, it refers to a point within the grid-box, and nothing can be said about its location within that grid-box.”</w:t>
            </w:r>
          </w:p>
        </w:tc>
        <w:tc>
          <w:tcPr>
            <w:tcW w:w="4678" w:type="dxa"/>
          </w:tcPr>
          <w:p w14:paraId="2C40BAD5" w14:textId="77777777" w:rsidR="00B1531F" w:rsidRPr="009C7A5B" w:rsidRDefault="00B1531F" w:rsidP="006A4E4B">
            <w:pPr>
              <w:pStyle w:val="Citazione"/>
              <w:keepNext/>
              <w:keepLines/>
              <w:spacing w:before="60" w:after="60"/>
              <w:ind w:left="0" w:right="0" w:firstLine="178"/>
              <w:rPr>
                <w:rFonts w:cstheme="minorHAnsi"/>
                <w:sz w:val="16"/>
                <w:szCs w:val="16"/>
              </w:rPr>
            </w:pPr>
            <w:r w:rsidRPr="009C7A5B">
              <w:rPr>
                <w:rFonts w:cstheme="minorHAnsi"/>
                <w:sz w:val="16"/>
                <w:szCs w:val="16"/>
              </w:rPr>
              <w:t>“To compute the probabilities of exceeding a rainfall threshold for a grid-box, consider its correspond</w:t>
            </w:r>
            <w:r>
              <w:rPr>
                <w:rFonts w:cstheme="minorHAnsi"/>
                <w:sz w:val="16"/>
                <w:szCs w:val="16"/>
              </w:rPr>
              <w:t>ing</w:t>
            </w:r>
            <w:r w:rsidRPr="009C7A5B">
              <w:rPr>
                <w:rFonts w:cstheme="minorHAnsi"/>
                <w:sz w:val="16"/>
                <w:szCs w:val="16"/>
              </w:rPr>
              <w:t xml:space="preserve"> 99 percentiles values, assign 1 to those values that exceed the threshold, and 0 otherwise. Compute the mean and multiply it by 100 to obtain the probability in %. The rainfall threshold to choose relates to the event that can generate some impacts (e.g., flash floods) in the area of interest. Notice that extreme rainfall thresholds are likely to have very small probabilities of occurrence, namely &lt;5%, as they are by definition a very low-probability event.</w:t>
            </w:r>
            <w:r w:rsidRPr="009C7A5B">
              <w:rPr>
                <w:rFonts w:cstheme="minorHAnsi"/>
                <w:b/>
                <w:bCs/>
                <w:sz w:val="16"/>
                <w:szCs w:val="16"/>
              </w:rPr>
              <w:t xml:space="preserve"> </w:t>
            </w:r>
            <w:r w:rsidRPr="009C7A5B">
              <w:rPr>
                <w:rFonts w:cstheme="minorHAnsi"/>
                <w:sz w:val="16"/>
                <w:szCs w:val="16"/>
              </w:rPr>
              <w:t>An important aspect to consider is that, although the probability of oc</w:t>
            </w:r>
            <w:r w:rsidRPr="009C7A5B">
              <w:rPr>
                <w:rFonts w:cstheme="minorHAnsi"/>
                <w:b/>
                <w:bCs/>
                <w:sz w:val="16"/>
                <w:szCs w:val="16"/>
              </w:rPr>
              <w:t>c</w:t>
            </w:r>
            <w:r w:rsidRPr="009C7A5B">
              <w:rPr>
                <w:rFonts w:cstheme="minorHAnsi"/>
                <w:sz w:val="16"/>
                <w:szCs w:val="16"/>
              </w:rPr>
              <w:t>urrence is assigned to the whole grid-box, it refers to a rainfall value observed at a point within the grid-box, and nothing can be said about its location with that grid-box.”</w:t>
            </w:r>
          </w:p>
        </w:tc>
      </w:tr>
    </w:tbl>
    <w:bookmarkEnd w:id="25"/>
    <w:bookmarkEnd w:id="26"/>
    <w:bookmarkEnd w:id="27"/>
    <w:bookmarkEnd w:id="28"/>
    <w:bookmarkEnd w:id="29"/>
    <w:p w14:paraId="48D9143F" w14:textId="317ADBF9" w:rsidR="00A77898" w:rsidRPr="00966565" w:rsidRDefault="006F1C5C" w:rsidP="00966565">
      <w:r>
        <w:lastRenderedPageBreak/>
        <w:t xml:space="preserve">At IMN, forecasters know that events of </w:t>
      </w:r>
      <w:r w:rsidRPr="009C7A5B">
        <w:t xml:space="preserve">50 mm/12h </w:t>
      </w:r>
      <w:r>
        <w:t xml:space="preserve">can </w:t>
      </w:r>
      <w:r w:rsidRPr="009C7A5B">
        <w:t>generate some impacts (e.g. flash floods</w:t>
      </w:r>
      <w:r>
        <w:t xml:space="preserve"> or landslides</w:t>
      </w:r>
      <w:r w:rsidRPr="009C7A5B">
        <w:t>) in the Pacific coast of Costa Rica</w:t>
      </w:r>
      <w:r>
        <w:t xml:space="preserve"> and in the capital city San Jos</w:t>
      </w:r>
      <w:r w:rsidRPr="00642EA3">
        <w:t>é</w:t>
      </w:r>
      <w:r>
        <w:t>. F</w:t>
      </w:r>
      <w:r w:rsidRPr="009C7A5B">
        <w:t>orecasters might be</w:t>
      </w:r>
      <w:r>
        <w:t xml:space="preserve"> therefore</w:t>
      </w:r>
      <w:r w:rsidRPr="009C7A5B">
        <w:t xml:space="preserve"> inclined to use the 50</w:t>
      </w:r>
      <w:r w:rsidRPr="009C7A5B">
        <w:rPr>
          <w:vertAlign w:val="superscript"/>
        </w:rPr>
        <w:t>th</w:t>
      </w:r>
      <w:r w:rsidRPr="009C7A5B">
        <w:t>,  75</w:t>
      </w:r>
      <w:r w:rsidRPr="009C7A5B">
        <w:rPr>
          <w:vertAlign w:val="superscript"/>
        </w:rPr>
        <w:t>th</w:t>
      </w:r>
      <w:r w:rsidRPr="009C7A5B">
        <w:t xml:space="preserve"> or 85</w:t>
      </w:r>
      <w:r w:rsidRPr="009C7A5B">
        <w:rPr>
          <w:vertAlign w:val="superscript"/>
        </w:rPr>
        <w:t>th</w:t>
      </w:r>
      <w:r w:rsidRPr="009C7A5B">
        <w:t xml:space="preserve"> percentiles </w:t>
      </w:r>
      <w:r>
        <w:t xml:space="preserve">in their predictions. Such percentiles </w:t>
      </w:r>
      <w:r w:rsidRPr="009C7A5B">
        <w:t>would</w:t>
      </w:r>
      <w:r>
        <w:t xml:space="preserve"> indeed</w:t>
      </w:r>
      <w:r w:rsidRPr="009C7A5B">
        <w:t xml:space="preserve"> provide forecasts for more frequent events (i.e. with a 1 in 2, 1 in 4 or 1 in 7 chance, on average, to be observed)</w:t>
      </w:r>
      <w:r>
        <w:t>, whilst t</w:t>
      </w:r>
      <w:r w:rsidRPr="009C7A5B">
        <w:t>he 98</w:t>
      </w:r>
      <w:r w:rsidRPr="009C7A5B">
        <w:rPr>
          <w:vertAlign w:val="superscript"/>
        </w:rPr>
        <w:t>th</w:t>
      </w:r>
      <w:r w:rsidRPr="009C7A5B">
        <w:t xml:space="preserve"> or 99</w:t>
      </w:r>
      <w:r w:rsidRPr="009C7A5B">
        <w:rPr>
          <w:vertAlign w:val="superscript"/>
        </w:rPr>
        <w:t>th</w:t>
      </w:r>
      <w:r w:rsidRPr="009C7A5B">
        <w:t xml:space="preserve"> percentiles would instead provide forecasts</w:t>
      </w:r>
      <w:r>
        <w:t xml:space="preserve"> </w:t>
      </w:r>
      <w:r w:rsidRPr="009C7A5B">
        <w:t>for much more rare events (i.e. with a 1 in 20 or 1 in 100 chance to be observed)</w:t>
      </w:r>
      <w:r>
        <w:t>.</w:t>
      </w:r>
    </w:p>
    <w:p w14:paraId="5FFF6138" w14:textId="29DC363F" w:rsidR="001521F3" w:rsidRPr="00966565" w:rsidRDefault="00A13ED0" w:rsidP="00B1531F">
      <w:pPr>
        <w:pStyle w:val="Citazione"/>
        <w:rPr>
          <w:b/>
          <w:bCs/>
        </w:rPr>
      </w:pPr>
      <w:r w:rsidRPr="009C7A5B">
        <w:t>“Events of around 50 mm/12h can already cause some impacts on the Pacific coast of Costa Rica or in the capital city, San José. Those events are relatively frequent. If we only consider the 98</w:t>
      </w:r>
      <w:r w:rsidRPr="009C7A5B">
        <w:rPr>
          <w:vertAlign w:val="superscript"/>
        </w:rPr>
        <w:t>th</w:t>
      </w:r>
      <w:r w:rsidRPr="009C7A5B">
        <w:t xml:space="preserve"> or 99</w:t>
      </w:r>
      <w:r w:rsidRPr="009C7A5B">
        <w:rPr>
          <w:vertAlign w:val="superscript"/>
        </w:rPr>
        <w:t>th</w:t>
      </w:r>
      <w:r w:rsidRPr="009C7A5B">
        <w:t xml:space="preserve"> percentile </w:t>
      </w:r>
      <w:r w:rsidRPr="009B58EC">
        <w:rPr>
          <w:i w:val="0"/>
          <w:iCs w:val="0"/>
        </w:rPr>
        <w:t>[as suggested by the original guidelines presented in</w:t>
      </w:r>
      <w:r w:rsidR="00B1531F">
        <w:rPr>
          <w:i w:val="0"/>
          <w:iCs w:val="0"/>
        </w:rPr>
        <w:t xml:space="preserve"> </w:t>
      </w:r>
      <w:r w:rsidR="00B1531F" w:rsidRPr="00B1531F">
        <w:rPr>
          <w:b/>
          <w:bCs/>
        </w:rPr>
        <w:t>Table 6</w:t>
      </w:r>
      <w:r w:rsidRPr="009B58EC">
        <w:rPr>
          <w:i w:val="0"/>
          <w:iCs w:val="0"/>
        </w:rPr>
        <w:t>]</w:t>
      </w:r>
      <w:r w:rsidRPr="009C7A5B">
        <w:t>, we could miss many more frequent events that can already generate some impacts in the region. The 85</w:t>
      </w:r>
      <w:r w:rsidRPr="009C7A5B">
        <w:rPr>
          <w:vertAlign w:val="superscript"/>
        </w:rPr>
        <w:t>th</w:t>
      </w:r>
      <w:r w:rsidRPr="009C7A5B">
        <w:t xml:space="preserve"> percentile was</w:t>
      </w:r>
      <w:r>
        <w:t xml:space="preserve"> considered</w:t>
      </w:r>
      <w:r w:rsidRPr="009C7A5B">
        <w:t xml:space="preserve"> a reasonable choice</w:t>
      </w:r>
      <w:r>
        <w:t>.”</w:t>
      </w:r>
      <w:r w:rsidRPr="009C7A5B">
        <w:t xml:space="preserve"> </w:t>
      </w:r>
      <w:r w:rsidRPr="00E36DD8">
        <w:rPr>
          <w:i w:val="0"/>
          <w:iCs w:val="0"/>
        </w:rPr>
        <w:t>(IMN)</w:t>
      </w:r>
    </w:p>
    <w:p w14:paraId="5737D1BA" w14:textId="3E04552B" w:rsidR="00966565" w:rsidRDefault="00966565"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7</w:t>
      </w:r>
      <w:r w:rsidRPr="009C7A5B">
        <w:rPr>
          <w:b/>
          <w:bCs/>
        </w:rPr>
        <w:fldChar w:fldCharType="end"/>
      </w:r>
      <w:r w:rsidRPr="009C7A5B">
        <w:t xml:space="preserve"> - Summary of case studies analysed during the real-time phase</w:t>
      </w:r>
    </w:p>
    <w:tbl>
      <w:tblPr>
        <w:tblStyle w:val="Grigliatabella"/>
        <w:tblpPr w:leftFromText="181" w:rightFromText="181" w:vertAnchor="page" w:horzAnchor="margin" w:tblpY="43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536"/>
        <w:gridCol w:w="4253"/>
      </w:tblGrid>
      <w:tr w:rsidR="0086567C" w:rsidRPr="0034391C" w14:paraId="5DA8E495" w14:textId="77777777" w:rsidTr="0086567C">
        <w:tc>
          <w:tcPr>
            <w:tcW w:w="1134" w:type="dxa"/>
            <w:shd w:val="clear" w:color="auto" w:fill="BFBFBF" w:themeFill="background1" w:themeFillShade="BF"/>
            <w:vAlign w:val="center"/>
          </w:tcPr>
          <w:p w14:paraId="6B130866" w14:textId="77777777" w:rsidR="0086567C" w:rsidRPr="0034391C" w:rsidRDefault="0086567C" w:rsidP="0086567C">
            <w:pPr>
              <w:pStyle w:val="TableText"/>
              <w:framePr w:hSpace="0" w:wrap="auto" w:vAnchor="margin" w:hAnchor="text" w:yAlign="inline"/>
              <w:suppressOverlap w:val="0"/>
              <w:rPr>
                <w:b/>
              </w:rPr>
            </w:pPr>
            <w:bookmarkStart w:id="30" w:name="_Ref84538090"/>
            <w:r w:rsidRPr="0034391C">
              <w:rPr>
                <w:b/>
              </w:rPr>
              <w:t>Analysis by</w:t>
            </w:r>
          </w:p>
        </w:tc>
        <w:tc>
          <w:tcPr>
            <w:tcW w:w="4536" w:type="dxa"/>
            <w:shd w:val="clear" w:color="auto" w:fill="BFBFBF" w:themeFill="background1" w:themeFillShade="BF"/>
          </w:tcPr>
          <w:p w14:paraId="54362C89" w14:textId="77777777" w:rsidR="0086567C" w:rsidRPr="0034391C" w:rsidRDefault="0086567C" w:rsidP="0086567C">
            <w:pPr>
              <w:pStyle w:val="TableText"/>
              <w:framePr w:hSpace="0" w:wrap="auto" w:vAnchor="margin" w:hAnchor="text" w:yAlign="inline"/>
              <w:suppressOverlap w:val="0"/>
              <w:rPr>
                <w:b/>
              </w:rPr>
            </w:pPr>
            <w:r w:rsidRPr="0034391C">
              <w:rPr>
                <w:b/>
              </w:rPr>
              <w:t>IMN (Costa Rica)</w:t>
            </w:r>
          </w:p>
        </w:tc>
        <w:tc>
          <w:tcPr>
            <w:tcW w:w="4253" w:type="dxa"/>
            <w:shd w:val="clear" w:color="auto" w:fill="BFBFBF" w:themeFill="background1" w:themeFillShade="BF"/>
          </w:tcPr>
          <w:p w14:paraId="3D576ACC" w14:textId="77777777" w:rsidR="0086567C" w:rsidRPr="0034391C" w:rsidRDefault="0086567C" w:rsidP="0086567C">
            <w:pPr>
              <w:pStyle w:val="TableText"/>
              <w:framePr w:hSpace="0" w:wrap="auto" w:vAnchor="margin" w:hAnchor="text" w:yAlign="inline"/>
              <w:suppressOverlap w:val="0"/>
              <w:rPr>
                <w:b/>
              </w:rPr>
            </w:pPr>
            <w:r w:rsidRPr="0034391C">
              <w:rPr>
                <w:b/>
              </w:rPr>
              <w:t>OMSZ (Hungary)</w:t>
            </w:r>
          </w:p>
        </w:tc>
      </w:tr>
      <w:tr w:rsidR="0086567C" w:rsidRPr="0034391C" w14:paraId="52522DF6" w14:textId="77777777" w:rsidTr="0086567C">
        <w:tc>
          <w:tcPr>
            <w:tcW w:w="1134" w:type="dxa"/>
            <w:vAlign w:val="center"/>
          </w:tcPr>
          <w:p w14:paraId="3356051E" w14:textId="77777777" w:rsidR="0086567C" w:rsidRPr="0034391C" w:rsidRDefault="0086567C" w:rsidP="0086567C">
            <w:pPr>
              <w:pStyle w:val="TableText"/>
              <w:framePr w:hSpace="0" w:wrap="auto" w:vAnchor="margin" w:hAnchor="text" w:yAlign="inline"/>
              <w:suppressOverlap w:val="0"/>
            </w:pPr>
            <w:r w:rsidRPr="0034391C">
              <w:t>Event description</w:t>
            </w:r>
          </w:p>
        </w:tc>
        <w:tc>
          <w:tcPr>
            <w:tcW w:w="4536" w:type="dxa"/>
          </w:tcPr>
          <w:p w14:paraId="060F1356" w14:textId="77777777" w:rsidR="0086567C" w:rsidRPr="0034391C" w:rsidRDefault="0086567C" w:rsidP="0086567C">
            <w:pPr>
              <w:pStyle w:val="TableText"/>
              <w:framePr w:hSpace="0" w:wrap="auto" w:vAnchor="margin" w:hAnchor="text" w:yAlign="inline"/>
              <w:suppressOverlap w:val="0"/>
            </w:pPr>
            <w:r w:rsidRPr="0034391C">
              <w:t xml:space="preserve">An extreme rainfall event occurred in the Pacific coast regions, between October 3rd and 5th, 2018 due to an almost stationary low pressure over the Caribbean Sea. The most intense rainfall fell on October 4th (~400 mm/24h in the south of Nicoya peninsula, ~200 mm/24h and ~90 mm/24h in Regin </w:t>
            </w:r>
            <w:proofErr w:type="spellStart"/>
            <w:r w:rsidRPr="0034391C">
              <w:t>Pacífico</w:t>
            </w:r>
            <w:proofErr w:type="spellEnd"/>
            <w:r w:rsidRPr="0034391C">
              <w:t xml:space="preserve"> Central and Sur, respectively). From October 6th Costa Rica was out of the influence of the low-pressure system. 12-hourly rainfall observations are shown in </w:t>
            </w:r>
            <w:r w:rsidRPr="000F56F6">
              <w:rPr>
                <w:b/>
                <w:bCs w:val="0"/>
              </w:rPr>
              <w:t>Fig.6a-f</w:t>
            </w:r>
            <w:r w:rsidRPr="0034391C">
              <w:t>. The rainfall event caused severe flash floods and landslides. One person died, hundreds were moved to refuges, and thousands of people were affected by electricity/water service interruption or road closures.</w:t>
            </w:r>
          </w:p>
        </w:tc>
        <w:tc>
          <w:tcPr>
            <w:tcW w:w="4253" w:type="dxa"/>
          </w:tcPr>
          <w:p w14:paraId="0B659001" w14:textId="77777777" w:rsidR="0086567C" w:rsidRPr="0034391C" w:rsidRDefault="0086567C" w:rsidP="0086567C">
            <w:pPr>
              <w:pStyle w:val="TableText"/>
              <w:framePr w:hSpace="0" w:wrap="auto" w:vAnchor="margin" w:hAnchor="text" w:yAlign="inline"/>
              <w:suppressOverlap w:val="0"/>
            </w:pPr>
            <w:r w:rsidRPr="0034391C">
              <w:t xml:space="preserve">An extreme rainfall event occurred in the </w:t>
            </w:r>
            <w:proofErr w:type="spellStart"/>
            <w:r w:rsidRPr="0034391C">
              <w:t>Bükk</w:t>
            </w:r>
            <w:proofErr w:type="spellEnd"/>
            <w:r w:rsidRPr="0034391C">
              <w:t xml:space="preserve"> mountains (</w:t>
            </w:r>
            <w:r w:rsidRPr="000F56F6">
              <w:rPr>
                <w:b/>
                <w:bCs w:val="0"/>
              </w:rPr>
              <w:t>Fig.7a</w:t>
            </w:r>
            <w:r w:rsidRPr="0034391C">
              <w:t xml:space="preserve">) between 10th June and 11th June 2018. A slow-moving low-pressure system, coming from Turkey, interacted with the Northern Central Mountains in Hungary, and stayed over the </w:t>
            </w:r>
            <w:proofErr w:type="spellStart"/>
            <w:r w:rsidRPr="0034391C">
              <w:t>Bükk</w:t>
            </w:r>
            <w:proofErr w:type="spellEnd"/>
            <w:r w:rsidRPr="0034391C">
              <w:t xml:space="preserve"> mountains for hours generating very localized high rainfall event on 11th June, between 0 and 12 UTC. The highest rainfall amount (92 mm/24h) was recorded in </w:t>
            </w:r>
            <w:proofErr w:type="spellStart"/>
            <w:r w:rsidRPr="0034391C">
              <w:t>Bükkszentlélek</w:t>
            </w:r>
            <w:proofErr w:type="spellEnd"/>
            <w:r w:rsidRPr="0034391C">
              <w:t xml:space="preserve"> (~10km east from </w:t>
            </w:r>
            <w:proofErr w:type="spellStart"/>
            <w:r w:rsidRPr="0034391C">
              <w:t>Szilvásvárad</w:t>
            </w:r>
            <w:proofErr w:type="spellEnd"/>
            <w:r w:rsidRPr="0034391C">
              <w:t xml:space="preserve">, purple circle with a cross in Fig. 8a). The rainfall event caused flash floods in the whole </w:t>
            </w:r>
            <w:proofErr w:type="spellStart"/>
            <w:r w:rsidRPr="0034391C">
              <w:t>Bükk</w:t>
            </w:r>
            <w:proofErr w:type="spellEnd"/>
            <w:r w:rsidRPr="0034391C">
              <w:t xml:space="preserve"> area, especially in </w:t>
            </w:r>
            <w:proofErr w:type="spellStart"/>
            <w:r w:rsidRPr="0034391C">
              <w:t>Szilvásvárad</w:t>
            </w:r>
            <w:proofErr w:type="spellEnd"/>
            <w:r w:rsidRPr="0034391C">
              <w:t>. Such events occur rarely in Hungary, approximately every 10-20 years.</w:t>
            </w:r>
          </w:p>
        </w:tc>
      </w:tr>
      <w:tr w:rsidR="0086567C" w:rsidRPr="0034391C" w14:paraId="1F2C3D86" w14:textId="77777777" w:rsidTr="0086567C">
        <w:tc>
          <w:tcPr>
            <w:tcW w:w="1134" w:type="dxa"/>
            <w:shd w:val="clear" w:color="auto" w:fill="E7E6E6" w:themeFill="background2"/>
            <w:vAlign w:val="center"/>
          </w:tcPr>
          <w:p w14:paraId="35BA07AA" w14:textId="77777777" w:rsidR="0086567C" w:rsidRPr="0034391C" w:rsidRDefault="0086567C" w:rsidP="0086567C">
            <w:pPr>
              <w:pStyle w:val="TableText"/>
              <w:framePr w:hSpace="0" w:wrap="auto" w:vAnchor="margin" w:hAnchor="text" w:yAlign="inline"/>
              <w:suppressOverlap w:val="0"/>
            </w:pPr>
            <w:r w:rsidRPr="0034391C">
              <w:t>Forecasts used</w:t>
            </w:r>
          </w:p>
        </w:tc>
        <w:tc>
          <w:tcPr>
            <w:tcW w:w="4536" w:type="dxa"/>
            <w:shd w:val="clear" w:color="auto" w:fill="E7E6E6" w:themeFill="background2"/>
          </w:tcPr>
          <w:p w14:paraId="3CC4E1AB" w14:textId="77777777" w:rsidR="0086567C" w:rsidRPr="0034391C" w:rsidRDefault="0086567C" w:rsidP="0086567C">
            <w:pPr>
              <w:pStyle w:val="TableText"/>
              <w:framePr w:hSpace="0" w:wrap="auto" w:vAnchor="margin" w:hAnchor="text" w:yAlign="inline"/>
              <w:suppressOverlap w:val="0"/>
            </w:pPr>
            <w:r w:rsidRPr="0034391C">
              <w:t>IMN tested the developed product (</w:t>
            </w:r>
            <w:r w:rsidRPr="00C7760C">
              <w:rPr>
                <w:b/>
                <w:bCs w:val="0"/>
              </w:rPr>
              <w:t>Table 5</w:t>
            </w:r>
            <w:r w:rsidRPr="0034391C">
              <w:t>, Products created), up to day 7.</w:t>
            </w:r>
          </w:p>
        </w:tc>
        <w:tc>
          <w:tcPr>
            <w:tcW w:w="4253" w:type="dxa"/>
            <w:shd w:val="clear" w:color="auto" w:fill="E7E6E6" w:themeFill="background2"/>
          </w:tcPr>
          <w:p w14:paraId="68123FF3" w14:textId="77777777" w:rsidR="0086567C" w:rsidRPr="0034391C" w:rsidRDefault="0086567C" w:rsidP="0086567C">
            <w:pPr>
              <w:pStyle w:val="TableText"/>
              <w:framePr w:hSpace="0" w:wrap="auto" w:vAnchor="margin" w:hAnchor="text" w:yAlign="inline"/>
              <w:suppressOverlap w:val="0"/>
            </w:pPr>
            <w:r w:rsidRPr="0034391C">
              <w:t>OMSZ tested the developed products (</w:t>
            </w:r>
            <w:r w:rsidRPr="00C7760C">
              <w:rPr>
                <w:b/>
                <w:bCs w:val="0"/>
              </w:rPr>
              <w:t>Table 5</w:t>
            </w:r>
            <w:r w:rsidRPr="0034391C">
              <w:t>, Products created), in particular the probabilities of exceeding 10 an</w:t>
            </w:r>
            <w:r>
              <w:t>d</w:t>
            </w:r>
            <w:r w:rsidRPr="0034391C">
              <w:t xml:space="preserve"> 30 mm/12h at day</w:t>
            </w:r>
            <w:r>
              <w:t xml:space="preserve"> </w:t>
            </w:r>
            <w:r w:rsidRPr="0034391C">
              <w:t>2 and 4.</w:t>
            </w:r>
          </w:p>
        </w:tc>
      </w:tr>
      <w:tr w:rsidR="0086567C" w:rsidRPr="0034391C" w14:paraId="57B8DB98" w14:textId="77777777" w:rsidTr="0086567C">
        <w:tc>
          <w:tcPr>
            <w:tcW w:w="1134" w:type="dxa"/>
            <w:shd w:val="clear" w:color="auto" w:fill="auto"/>
            <w:vAlign w:val="center"/>
          </w:tcPr>
          <w:p w14:paraId="7F40F4E6" w14:textId="77777777" w:rsidR="0086567C" w:rsidRPr="0034391C" w:rsidRDefault="0086567C" w:rsidP="0086567C">
            <w:pPr>
              <w:pStyle w:val="TableText"/>
              <w:framePr w:hSpace="0" w:wrap="auto" w:vAnchor="margin" w:hAnchor="text" w:yAlign="inline"/>
              <w:suppressOverlap w:val="0"/>
            </w:pPr>
            <w:r w:rsidRPr="0034391C">
              <w:t>Outcomes</w:t>
            </w:r>
          </w:p>
        </w:tc>
        <w:tc>
          <w:tcPr>
            <w:tcW w:w="4536" w:type="dxa"/>
            <w:shd w:val="clear" w:color="auto" w:fill="auto"/>
          </w:tcPr>
          <w:p w14:paraId="7A0016BC" w14:textId="77777777" w:rsidR="0086567C" w:rsidRPr="002C45BA" w:rsidRDefault="0086567C" w:rsidP="0086567C">
            <w:pPr>
              <w:pStyle w:val="TableText"/>
              <w:framePr w:hSpace="0" w:wrap="auto" w:vAnchor="margin" w:hAnchor="text" w:yAlign="inline"/>
              <w:ind w:left="173" w:right="178"/>
              <w:suppressOverlap w:val="0"/>
              <w:rPr>
                <w:i/>
                <w:iCs/>
              </w:rPr>
            </w:pPr>
            <w:r w:rsidRPr="002C45BA">
              <w:rPr>
                <w:i/>
                <w:iCs/>
              </w:rPr>
              <w:t>“ecPoint-Rainfall predicted well the start and the end of the rainfall event from September 27th. Forecasts from October 4</w:t>
            </w:r>
            <w:r w:rsidRPr="002C45BA">
              <w:rPr>
                <w:i/>
                <w:iCs/>
                <w:vertAlign w:val="superscript"/>
              </w:rPr>
              <w:t>th</w:t>
            </w:r>
            <w:r w:rsidRPr="002C45BA">
              <w:rPr>
                <w:i/>
                <w:iCs/>
              </w:rPr>
              <w:t xml:space="preserve"> for the same day, pointed out that Región </w:t>
            </w:r>
            <w:proofErr w:type="spellStart"/>
            <w:r w:rsidRPr="002C45BA">
              <w:rPr>
                <w:i/>
                <w:iCs/>
              </w:rPr>
              <w:t>Pacífico</w:t>
            </w:r>
            <w:proofErr w:type="spellEnd"/>
            <w:r w:rsidRPr="002C45BA">
              <w:rPr>
                <w:i/>
                <w:iCs/>
              </w:rPr>
              <w:t xml:space="preserve"> Central and Sur would have been the most impacted areas and underestimated the rainfall amounts in the Nicoya peninsula. No ecPoint-Rainfall forecasts [based on the 85th percentile] reached the observed totals [</w:t>
            </w:r>
            <w:r>
              <w:rPr>
                <w:b/>
                <w:i/>
                <w:iCs/>
                <w:lang w:val="en-US"/>
              </w:rPr>
              <w:t>Fig.6</w:t>
            </w:r>
            <w:r w:rsidRPr="00C7760C">
              <w:rPr>
                <w:bCs w:val="0"/>
                <w:i/>
                <w:iCs/>
                <w:lang w:val="en-US"/>
              </w:rPr>
              <w:t>, forecasts,</w:t>
            </w:r>
            <w:r>
              <w:rPr>
                <w:b/>
                <w:i/>
                <w:iCs/>
                <w:lang w:val="en-US"/>
              </w:rPr>
              <w:t xml:space="preserve"> </w:t>
            </w:r>
            <w:r w:rsidRPr="002C45BA">
              <w:rPr>
                <w:i/>
                <w:iCs/>
              </w:rPr>
              <w:t>first column]. Most runs predicted that October 5</w:t>
            </w:r>
            <w:r w:rsidRPr="002C45BA">
              <w:rPr>
                <w:i/>
                <w:iCs/>
                <w:vertAlign w:val="superscript"/>
              </w:rPr>
              <w:t>th</w:t>
            </w:r>
            <w:r w:rsidRPr="002C45BA">
              <w:rPr>
                <w:i/>
                <w:iCs/>
              </w:rPr>
              <w:t xml:space="preserve"> would have been the wettest day, whilst it was October 4</w:t>
            </w:r>
            <w:r w:rsidRPr="002C45BA">
              <w:rPr>
                <w:i/>
                <w:iCs/>
                <w:vertAlign w:val="superscript"/>
              </w:rPr>
              <w:t>th</w:t>
            </w:r>
            <w:r w:rsidRPr="002C45BA">
              <w:rPr>
                <w:i/>
                <w:iCs/>
              </w:rPr>
              <w:t>."</w:t>
            </w:r>
          </w:p>
        </w:tc>
        <w:tc>
          <w:tcPr>
            <w:tcW w:w="4253" w:type="dxa"/>
            <w:shd w:val="clear" w:color="auto" w:fill="auto"/>
          </w:tcPr>
          <w:p w14:paraId="70751BD0" w14:textId="77777777" w:rsidR="0086567C" w:rsidRPr="0034391C" w:rsidRDefault="0086567C" w:rsidP="0086567C">
            <w:pPr>
              <w:pStyle w:val="TableText"/>
              <w:framePr w:hSpace="0" w:wrap="auto" w:vAnchor="margin" w:hAnchor="text" w:yAlign="inline"/>
              <w:ind w:left="179" w:right="171"/>
              <w:suppressOverlap w:val="0"/>
              <w:rPr>
                <w:i/>
                <w:iCs/>
              </w:rPr>
            </w:pPr>
            <w:r w:rsidRPr="0034391C">
              <w:rPr>
                <w:i/>
                <w:iCs/>
              </w:rPr>
              <w:t xml:space="preserve">“Based on ecPoint-Rainfall, high rainfall amounts were expected in the </w:t>
            </w:r>
            <w:proofErr w:type="spellStart"/>
            <w:r w:rsidRPr="0034391C">
              <w:rPr>
                <w:i/>
                <w:iCs/>
              </w:rPr>
              <w:t>Bükk</w:t>
            </w:r>
            <w:proofErr w:type="spellEnd"/>
            <w:r w:rsidRPr="0034391C">
              <w:rPr>
                <w:i/>
                <w:iCs/>
              </w:rPr>
              <w:t xml:space="preserve"> area. The map plot for the ecPoint-Rainfall probabilities of exceeding 10 and 30 mm/12h outlined better than the ENS the area where the highest local precipitation was observed </w:t>
            </w:r>
            <w:r>
              <w:rPr>
                <w:i/>
                <w:iCs/>
              </w:rPr>
              <w:t>(</w:t>
            </w:r>
            <w:r w:rsidRPr="000F56F6">
              <w:rPr>
                <w:b/>
                <w:bCs w:val="0"/>
                <w:i/>
                <w:iCs/>
              </w:rPr>
              <w:t>Fig.7b-i</w:t>
            </w:r>
            <w:r>
              <w:rPr>
                <w:i/>
                <w:iCs/>
              </w:rPr>
              <w:t>)</w:t>
            </w:r>
            <w:r w:rsidRPr="0034391C">
              <w:rPr>
                <w:i/>
                <w:iCs/>
              </w:rPr>
              <w:t xml:space="preserve">. Although the probabilities of exceeding 30 mm/12h are relatively low </w:t>
            </w:r>
            <w:r w:rsidRPr="0034391C">
              <w:t>[between 1 and 3%],</w:t>
            </w:r>
            <w:r w:rsidRPr="0034391C">
              <w:rPr>
                <w:i/>
                <w:iCs/>
              </w:rPr>
              <w:t xml:space="preserve"> this information is very important for forecasters</w:t>
            </w:r>
            <w:r>
              <w:rPr>
                <w:i/>
                <w:iCs/>
              </w:rPr>
              <w:t>.</w:t>
            </w:r>
            <w:r w:rsidRPr="0034391C">
              <w:rPr>
                <w:i/>
                <w:iCs/>
              </w:rPr>
              <w:t>”</w:t>
            </w:r>
          </w:p>
        </w:tc>
      </w:tr>
    </w:tbl>
    <w:tbl>
      <w:tblPr>
        <w:tblStyle w:val="Grigliatabella"/>
        <w:tblpPr w:leftFromText="181" w:rightFromText="181" w:vertAnchor="page" w:horzAnchor="margin" w:tblpY="999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8741"/>
      </w:tblGrid>
      <w:tr w:rsidR="002F6B48" w:rsidRPr="009C7A5B" w14:paraId="265077D7" w14:textId="77777777" w:rsidTr="002F6B48">
        <w:tc>
          <w:tcPr>
            <w:tcW w:w="1182" w:type="dxa"/>
            <w:shd w:val="clear" w:color="auto" w:fill="BFBFBF" w:themeFill="background1" w:themeFillShade="BF"/>
            <w:vAlign w:val="center"/>
          </w:tcPr>
          <w:p w14:paraId="727D676E" w14:textId="77777777" w:rsidR="002F6B48" w:rsidRPr="009C7A5B" w:rsidRDefault="002F6B48" w:rsidP="002F6B48">
            <w:pPr>
              <w:spacing w:after="60"/>
              <w:ind w:firstLine="0"/>
              <w:jc w:val="left"/>
              <w:rPr>
                <w:rFonts w:cstheme="minorHAnsi"/>
                <w:b/>
                <w:bCs/>
                <w:sz w:val="16"/>
                <w:szCs w:val="16"/>
              </w:rPr>
            </w:pPr>
            <w:bookmarkStart w:id="31" w:name="_Ref77282538"/>
            <w:bookmarkEnd w:id="30"/>
            <w:r w:rsidRPr="009C7A5B">
              <w:rPr>
                <w:rFonts w:cstheme="minorHAnsi"/>
                <w:b/>
                <w:bCs/>
                <w:sz w:val="16"/>
                <w:szCs w:val="16"/>
              </w:rPr>
              <w:t>Analysis by</w:t>
            </w:r>
          </w:p>
        </w:tc>
        <w:tc>
          <w:tcPr>
            <w:tcW w:w="8741" w:type="dxa"/>
            <w:shd w:val="clear" w:color="auto" w:fill="BFBFBF" w:themeFill="background1" w:themeFillShade="BF"/>
          </w:tcPr>
          <w:p w14:paraId="4FF5DDF2" w14:textId="77777777" w:rsidR="002F6B48" w:rsidRPr="009C7A5B" w:rsidRDefault="002F6B48" w:rsidP="002F6B48">
            <w:pPr>
              <w:spacing w:after="60"/>
              <w:ind w:firstLine="0"/>
              <w:jc w:val="center"/>
              <w:rPr>
                <w:rFonts w:cstheme="minorHAnsi"/>
                <w:b/>
                <w:bCs/>
                <w:sz w:val="16"/>
                <w:szCs w:val="16"/>
              </w:rPr>
            </w:pPr>
            <w:r w:rsidRPr="009C7A5B">
              <w:rPr>
                <w:rFonts w:cstheme="minorHAnsi"/>
                <w:b/>
                <w:bCs/>
                <w:sz w:val="16"/>
                <w:szCs w:val="16"/>
              </w:rPr>
              <w:t>OMSZ (Hungary)</w:t>
            </w:r>
          </w:p>
        </w:tc>
      </w:tr>
      <w:tr w:rsidR="002F6B48" w:rsidRPr="009C7A5B" w14:paraId="79328956" w14:textId="77777777" w:rsidTr="002F6B48">
        <w:tc>
          <w:tcPr>
            <w:tcW w:w="1182" w:type="dxa"/>
            <w:vAlign w:val="center"/>
          </w:tcPr>
          <w:p w14:paraId="78122E4C"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Forecasts used</w:t>
            </w:r>
          </w:p>
        </w:tc>
        <w:tc>
          <w:tcPr>
            <w:tcW w:w="8741" w:type="dxa"/>
          </w:tcPr>
          <w:p w14:paraId="6C87067A" w14:textId="77777777" w:rsidR="002F6B48" w:rsidRPr="009C7A5B" w:rsidRDefault="002F6B48" w:rsidP="002F6B48">
            <w:pPr>
              <w:spacing w:after="60"/>
              <w:ind w:firstLine="0"/>
              <w:rPr>
                <w:rFonts w:cstheme="minorHAnsi"/>
                <w:sz w:val="16"/>
                <w:szCs w:val="16"/>
              </w:rPr>
            </w:pPr>
            <w:r w:rsidRPr="009C7A5B">
              <w:rPr>
                <w:rFonts w:cstheme="minorHAnsi"/>
                <w:sz w:val="16"/>
                <w:szCs w:val="16"/>
              </w:rPr>
              <w:t>00 UTC runs for forecasts between 1st June and 31st August 2018.</w:t>
            </w:r>
          </w:p>
          <w:p w14:paraId="131073AE" w14:textId="77777777" w:rsidR="002F6B48" w:rsidRPr="009C7A5B" w:rsidRDefault="002F6B48" w:rsidP="002F6B48">
            <w:pPr>
              <w:spacing w:after="60"/>
              <w:ind w:left="322" w:right="325" w:firstLine="322"/>
              <w:rPr>
                <w:rFonts w:cstheme="minorHAnsi"/>
                <w:i/>
                <w:iCs/>
                <w:sz w:val="16"/>
                <w:szCs w:val="16"/>
              </w:rPr>
            </w:pPr>
            <w:r w:rsidRPr="009C7A5B">
              <w:rPr>
                <w:rFonts w:cstheme="minorHAnsi"/>
                <w:i/>
                <w:iCs/>
                <w:sz w:val="16"/>
                <w:szCs w:val="16"/>
              </w:rPr>
              <w:t>“This period was chosen because extreme localized rainfall events in Hungary are mainly generated by convection during summertime. Since convective rainfall is difficult to predict with NWP models, especially global models, we thought this could be a good test for ecPoint-Rainfall.”</w:t>
            </w:r>
          </w:p>
        </w:tc>
      </w:tr>
      <w:tr w:rsidR="002F6B48" w:rsidRPr="009C7A5B" w14:paraId="7BA15446" w14:textId="77777777" w:rsidTr="002F6B48">
        <w:tc>
          <w:tcPr>
            <w:tcW w:w="1182" w:type="dxa"/>
            <w:shd w:val="clear" w:color="auto" w:fill="E7E6E6" w:themeFill="background2"/>
            <w:vAlign w:val="center"/>
          </w:tcPr>
          <w:p w14:paraId="22CBB21D"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Observations used</w:t>
            </w:r>
          </w:p>
        </w:tc>
        <w:tc>
          <w:tcPr>
            <w:tcW w:w="8741" w:type="dxa"/>
            <w:shd w:val="clear" w:color="auto" w:fill="E7E6E6" w:themeFill="background2"/>
          </w:tcPr>
          <w:p w14:paraId="7B7CBE66" w14:textId="77777777" w:rsidR="002F6B48" w:rsidRPr="009C7A5B" w:rsidRDefault="002F6B48" w:rsidP="002F6B48">
            <w:pPr>
              <w:spacing w:after="60"/>
              <w:ind w:firstLine="0"/>
              <w:rPr>
                <w:rFonts w:cstheme="minorHAnsi"/>
                <w:sz w:val="16"/>
                <w:szCs w:val="16"/>
              </w:rPr>
            </w:pPr>
            <w:r w:rsidRPr="009C7A5B">
              <w:rPr>
                <w:rFonts w:cstheme="minorHAnsi"/>
                <w:sz w:val="16"/>
                <w:szCs w:val="16"/>
              </w:rPr>
              <w:t>12-hourly rainfall observations from 310 rain gauges (</w:t>
            </w:r>
            <w:r w:rsidRPr="004D5500">
              <w:rPr>
                <w:rFonts w:cstheme="minorHAnsi"/>
                <w:b/>
                <w:bCs/>
                <w:sz w:val="16"/>
                <w:szCs w:val="16"/>
              </w:rPr>
              <w:t>Fig.7</w:t>
            </w:r>
            <w:r>
              <w:rPr>
                <w:rFonts w:cstheme="minorHAnsi"/>
                <w:b/>
                <w:bCs/>
                <w:sz w:val="16"/>
                <w:szCs w:val="16"/>
              </w:rPr>
              <w:t>j</w:t>
            </w:r>
            <w:r w:rsidRPr="009C7A5B">
              <w:rPr>
                <w:rFonts w:cstheme="minorHAnsi"/>
                <w:sz w:val="16"/>
                <w:szCs w:val="16"/>
              </w:rPr>
              <w:t>), provided by the Hungarian Meteorological Service Unit of Informatics Applications.</w:t>
            </w:r>
          </w:p>
        </w:tc>
      </w:tr>
      <w:tr w:rsidR="002F6B48" w:rsidRPr="009C7A5B" w14:paraId="6023D978" w14:textId="77777777" w:rsidTr="002F6B48">
        <w:tc>
          <w:tcPr>
            <w:tcW w:w="1182" w:type="dxa"/>
            <w:shd w:val="clear" w:color="auto" w:fill="auto"/>
            <w:vAlign w:val="center"/>
          </w:tcPr>
          <w:p w14:paraId="772B002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Scores used</w:t>
            </w:r>
          </w:p>
        </w:tc>
        <w:tc>
          <w:tcPr>
            <w:tcW w:w="8741" w:type="dxa"/>
            <w:shd w:val="clear" w:color="auto" w:fill="auto"/>
          </w:tcPr>
          <w:p w14:paraId="47B0F82F" w14:textId="77777777" w:rsidR="002F6B48" w:rsidRPr="009C7A5B" w:rsidRDefault="002F6B48" w:rsidP="002F6B48">
            <w:pPr>
              <w:spacing w:after="60"/>
              <w:ind w:firstLine="0"/>
              <w:rPr>
                <w:rFonts w:cstheme="minorHAnsi"/>
                <w:sz w:val="16"/>
                <w:szCs w:val="16"/>
              </w:rPr>
            </w:pPr>
            <w:proofErr w:type="spellStart"/>
            <w:r w:rsidRPr="009C7A5B">
              <w:rPr>
                <w:rFonts w:cstheme="minorHAnsi"/>
                <w:sz w:val="16"/>
                <w:szCs w:val="16"/>
              </w:rPr>
              <w:t>Talagrand</w:t>
            </w:r>
            <w:proofErr w:type="spellEnd"/>
            <w:r w:rsidRPr="009C7A5B">
              <w:rPr>
                <w:rFonts w:cstheme="minorHAnsi"/>
                <w:sz w:val="16"/>
                <w:szCs w:val="16"/>
              </w:rPr>
              <w:t xml:space="preserve"> diagram to test ecPoint-Rainfall reliability. </w:t>
            </w:r>
          </w:p>
          <w:p w14:paraId="6B2E0933" w14:textId="77777777" w:rsidR="002F6B48" w:rsidRPr="009C7A5B" w:rsidRDefault="002F6B48" w:rsidP="002F6B48">
            <w:pPr>
              <w:spacing w:after="60"/>
              <w:ind w:firstLine="0"/>
              <w:rPr>
                <w:rFonts w:cstheme="minorHAnsi"/>
                <w:sz w:val="16"/>
                <w:szCs w:val="16"/>
              </w:rPr>
            </w:pPr>
            <w:r w:rsidRPr="009C7A5B">
              <w:rPr>
                <w:rFonts w:cstheme="minorHAnsi"/>
                <w:sz w:val="16"/>
                <w:szCs w:val="16"/>
              </w:rPr>
              <w:t xml:space="preserve">New score (see </w:t>
            </w:r>
            <w:r w:rsidRPr="009C7A5B">
              <w:rPr>
                <w:rFonts w:cstheme="minorHAnsi"/>
                <w:noProof/>
                <w:sz w:val="16"/>
                <w:szCs w:val="16"/>
              </w:rPr>
              <w:t>Tóth and Ihász (2021)</w:t>
            </w:r>
            <w:r w:rsidRPr="009C7A5B">
              <w:rPr>
                <w:rFonts w:cstheme="minorHAnsi"/>
                <w:sz w:val="16"/>
                <w:szCs w:val="16"/>
              </w:rPr>
              <w:t xml:space="preserve"> for a detailed description) to test ecPoint-Rainfall’s ability to predict extreme localized rainfall. The aim was to define which percentile provides better guidance in the prediction of extreme localized rainfall by comparing forecasts (for a specific percentile) and observations and estimating the overall under-/overestimation for a specific rainfall event. OMSZ considered a rainfall event exceeding 15 mm/12h and tested the 85</w:t>
            </w:r>
            <w:r w:rsidRPr="009C7A5B">
              <w:rPr>
                <w:rFonts w:cstheme="minorHAnsi"/>
                <w:sz w:val="16"/>
                <w:szCs w:val="16"/>
                <w:vertAlign w:val="superscript"/>
              </w:rPr>
              <w:t>th</w:t>
            </w:r>
            <w:r w:rsidRPr="009C7A5B">
              <w:rPr>
                <w:rFonts w:cstheme="minorHAnsi"/>
                <w:sz w:val="16"/>
                <w:szCs w:val="16"/>
              </w:rPr>
              <w:t xml:space="preserve"> and 95</w:t>
            </w:r>
            <w:r w:rsidRPr="009C7A5B">
              <w:rPr>
                <w:rFonts w:cstheme="minorHAnsi"/>
                <w:sz w:val="16"/>
                <w:szCs w:val="16"/>
                <w:vertAlign w:val="superscript"/>
              </w:rPr>
              <w:t>th</w:t>
            </w:r>
            <w:r w:rsidRPr="009C7A5B">
              <w:rPr>
                <w:rFonts w:cstheme="minorHAnsi"/>
                <w:sz w:val="16"/>
                <w:szCs w:val="16"/>
              </w:rPr>
              <w:t xml:space="preserve"> percentiles.</w:t>
            </w:r>
          </w:p>
        </w:tc>
      </w:tr>
      <w:tr w:rsidR="002F6B48" w:rsidRPr="009C7A5B" w14:paraId="6B996FCD" w14:textId="77777777" w:rsidTr="002F6B48">
        <w:tc>
          <w:tcPr>
            <w:tcW w:w="1182" w:type="dxa"/>
            <w:shd w:val="clear" w:color="auto" w:fill="E7E6E6" w:themeFill="background2"/>
            <w:vAlign w:val="center"/>
          </w:tcPr>
          <w:p w14:paraId="5A5AB8D1" w14:textId="77777777" w:rsidR="002F6B48" w:rsidRPr="009C7A5B" w:rsidRDefault="002F6B48" w:rsidP="002F6B48">
            <w:pPr>
              <w:spacing w:after="60"/>
              <w:ind w:firstLine="0"/>
              <w:jc w:val="center"/>
              <w:rPr>
                <w:rFonts w:cstheme="minorHAnsi"/>
                <w:sz w:val="16"/>
                <w:szCs w:val="16"/>
              </w:rPr>
            </w:pPr>
            <w:r w:rsidRPr="009C7A5B">
              <w:rPr>
                <w:rFonts w:cstheme="minorHAnsi"/>
                <w:sz w:val="16"/>
                <w:szCs w:val="16"/>
              </w:rPr>
              <w:t>Outcomes</w:t>
            </w:r>
          </w:p>
        </w:tc>
        <w:tc>
          <w:tcPr>
            <w:tcW w:w="8741" w:type="dxa"/>
            <w:shd w:val="clear" w:color="auto" w:fill="E7E6E6" w:themeFill="background2"/>
          </w:tcPr>
          <w:p w14:paraId="65711D2A" w14:textId="77777777" w:rsidR="002F6B48" w:rsidRPr="009C7A5B" w:rsidRDefault="002F6B48" w:rsidP="002F6B48">
            <w:pPr>
              <w:spacing w:after="60"/>
              <w:ind w:right="184" w:firstLine="0"/>
              <w:rPr>
                <w:rFonts w:cstheme="minorHAnsi"/>
                <w:sz w:val="16"/>
                <w:szCs w:val="16"/>
              </w:rPr>
            </w:pPr>
            <w:proofErr w:type="spellStart"/>
            <w:r w:rsidRPr="009C7A5B">
              <w:rPr>
                <w:rFonts w:cstheme="minorHAnsi"/>
                <w:sz w:val="16"/>
                <w:szCs w:val="16"/>
              </w:rPr>
              <w:t>Talagrand</w:t>
            </w:r>
            <w:proofErr w:type="spellEnd"/>
            <w:r w:rsidRPr="009C7A5B">
              <w:rPr>
                <w:rFonts w:cstheme="minorHAnsi"/>
                <w:sz w:val="16"/>
                <w:szCs w:val="16"/>
              </w:rPr>
              <w:t xml:space="preserve"> diagrams (</w:t>
            </w:r>
            <w:r w:rsidRPr="004D5500">
              <w:rPr>
                <w:rFonts w:cstheme="minorHAnsi"/>
                <w:b/>
                <w:bCs/>
                <w:sz w:val="16"/>
                <w:szCs w:val="16"/>
              </w:rPr>
              <w:t>Fig.7k</w:t>
            </w:r>
            <w:r w:rsidRPr="009C7A5B">
              <w:rPr>
                <w:rFonts w:cstheme="minorHAnsi"/>
                <w:sz w:val="16"/>
                <w:szCs w:val="16"/>
              </w:rPr>
              <w:t>):</w:t>
            </w:r>
          </w:p>
          <w:p w14:paraId="3F78BC09" w14:textId="77777777" w:rsidR="002F6B48" w:rsidRPr="009C7A5B" w:rsidRDefault="002F6B48" w:rsidP="002F6B48">
            <w:pPr>
              <w:tabs>
                <w:tab w:val="left" w:pos="7515"/>
              </w:tabs>
              <w:spacing w:after="60"/>
              <w:ind w:left="286" w:right="184" w:firstLine="286"/>
              <w:rPr>
                <w:rFonts w:cstheme="minorHAnsi"/>
                <w:i/>
                <w:iCs/>
                <w:sz w:val="16"/>
                <w:szCs w:val="16"/>
              </w:rPr>
            </w:pPr>
            <w:r w:rsidRPr="009C7A5B">
              <w:rPr>
                <w:rFonts w:cstheme="minorHAnsi"/>
                <w:i/>
                <w:iCs/>
                <w:sz w:val="16"/>
                <w:szCs w:val="16"/>
              </w:rPr>
              <w:t xml:space="preserve">“The flatter </w:t>
            </w:r>
            <w:proofErr w:type="spellStart"/>
            <w:r w:rsidRPr="009C7A5B">
              <w:rPr>
                <w:rFonts w:cstheme="minorHAnsi"/>
                <w:i/>
                <w:iCs/>
                <w:sz w:val="16"/>
                <w:szCs w:val="16"/>
              </w:rPr>
              <w:t>Talagrand</w:t>
            </w:r>
            <w:proofErr w:type="spellEnd"/>
            <w:r w:rsidRPr="009C7A5B">
              <w:rPr>
                <w:rFonts w:cstheme="minorHAnsi"/>
                <w:i/>
                <w:iCs/>
                <w:sz w:val="16"/>
                <w:szCs w:val="16"/>
              </w:rPr>
              <w:t xml:space="preserve"> diagrams for ecPoint-Rainfall suggest that it provides more reliable forecasts than ECMWF ENS. The </w:t>
            </w:r>
            <w:proofErr w:type="spellStart"/>
            <w:r w:rsidRPr="009C7A5B">
              <w:rPr>
                <w:rFonts w:cstheme="minorHAnsi"/>
                <w:i/>
                <w:iCs/>
                <w:sz w:val="16"/>
                <w:szCs w:val="16"/>
              </w:rPr>
              <w:t>Talagrand</w:t>
            </w:r>
            <w:proofErr w:type="spellEnd"/>
            <w:r w:rsidRPr="009C7A5B">
              <w:rPr>
                <w:rFonts w:cstheme="minorHAnsi"/>
                <w:i/>
                <w:iCs/>
                <w:sz w:val="16"/>
                <w:szCs w:val="16"/>
              </w:rPr>
              <w:t xml:space="preserve"> diagram for ENS has a clear L shape, suggesting a consistently </w:t>
            </w:r>
            <w:r>
              <w:rPr>
                <w:rFonts w:cstheme="minorHAnsi"/>
                <w:i/>
                <w:iCs/>
                <w:sz w:val="16"/>
                <w:szCs w:val="16"/>
              </w:rPr>
              <w:t>under</w:t>
            </w:r>
            <w:r w:rsidRPr="009C7A5B">
              <w:rPr>
                <w:rFonts w:cstheme="minorHAnsi"/>
                <w:i/>
                <w:iCs/>
                <w:sz w:val="16"/>
                <w:szCs w:val="16"/>
              </w:rPr>
              <w:t>estimation and overestimation of small and large rainfall values, respectively. However, ecPoint-Rainfall members show probabilities of occurrence between 2 and 4 %, suggesting low systematic failures in their reliability.”</w:t>
            </w:r>
          </w:p>
          <w:p w14:paraId="15D26EB4" w14:textId="77777777" w:rsidR="002F6B48" w:rsidRPr="009C7A5B" w:rsidRDefault="002F6B48" w:rsidP="002F6B48">
            <w:pPr>
              <w:spacing w:after="60"/>
              <w:ind w:right="184" w:firstLine="0"/>
              <w:rPr>
                <w:rFonts w:cstheme="minorHAnsi"/>
                <w:sz w:val="16"/>
                <w:szCs w:val="16"/>
              </w:rPr>
            </w:pPr>
            <w:r w:rsidRPr="009C7A5B">
              <w:rPr>
                <w:rFonts w:cstheme="minorHAnsi"/>
                <w:sz w:val="16"/>
                <w:szCs w:val="16"/>
              </w:rPr>
              <w:t>New score (</w:t>
            </w:r>
            <w:r w:rsidRPr="004D5500">
              <w:rPr>
                <w:rFonts w:cstheme="minorHAnsi"/>
                <w:b/>
                <w:bCs/>
                <w:sz w:val="16"/>
                <w:szCs w:val="16"/>
              </w:rPr>
              <w:t>Fig.7l-m</w:t>
            </w:r>
            <w:r w:rsidRPr="009C7A5B">
              <w:rPr>
                <w:rFonts w:cstheme="minorHAnsi"/>
                <w:sz w:val="16"/>
                <w:szCs w:val="16"/>
              </w:rPr>
              <w:t>):</w:t>
            </w:r>
          </w:p>
          <w:p w14:paraId="44EDA32B" w14:textId="77777777" w:rsidR="002F6B48" w:rsidRPr="009C7A5B" w:rsidRDefault="002F6B48" w:rsidP="002F6B48">
            <w:pPr>
              <w:tabs>
                <w:tab w:val="left" w:pos="1440"/>
              </w:tabs>
              <w:spacing w:after="60"/>
              <w:ind w:left="286" w:right="184" w:firstLine="286"/>
              <w:rPr>
                <w:rFonts w:cstheme="minorHAnsi"/>
                <w:i/>
                <w:iCs/>
                <w:sz w:val="16"/>
                <w:szCs w:val="16"/>
              </w:rPr>
            </w:pPr>
            <w:r w:rsidRPr="009C7A5B">
              <w:rPr>
                <w:rFonts w:cstheme="minorHAnsi"/>
                <w:i/>
                <w:iCs/>
                <w:sz w:val="16"/>
                <w:szCs w:val="16"/>
              </w:rPr>
              <w:t>“The ecPoint-Rainfall 85th percentile provides the most accurate prediction of extreme localized rainfall events, whilst higher percentiles tend systematically overestimate the actual measured values. Indeed, it is worth highlighting that higher percentiles often tend to overestimate rainfall observations.”</w:t>
            </w:r>
          </w:p>
        </w:tc>
      </w:tr>
    </w:tbl>
    <w:p w14:paraId="488A5CD0" w14:textId="3F8A9AF0" w:rsidR="00966565" w:rsidRDefault="0086567C" w:rsidP="0086567C">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CC6E1E">
        <w:rPr>
          <w:b/>
          <w:bCs/>
          <w:noProof/>
        </w:rPr>
        <w:t>8</w:t>
      </w:r>
      <w:r w:rsidRPr="009C7A5B">
        <w:rPr>
          <w:b/>
          <w:bCs/>
        </w:rPr>
        <w:fldChar w:fldCharType="end"/>
      </w:r>
      <w:bookmarkEnd w:id="31"/>
      <w:r w:rsidRPr="009C7A5B">
        <w:t xml:space="preserve"> - Summary of objective verification analysis from the real-time phase</w:t>
      </w:r>
    </w:p>
    <w:p w14:paraId="667F0DB0" w14:textId="07C5212D" w:rsidR="00C85FA8" w:rsidRPr="00185CAA" w:rsidRDefault="00E201A4" w:rsidP="00DA4EBD">
      <w:r w:rsidRPr="009C7A5B">
        <w:rPr>
          <w:rFonts w:cstheme="minorHAnsi"/>
          <w:noProof/>
        </w:rPr>
        <w:lastRenderedPageBreak/>
        <mc:AlternateContent>
          <mc:Choice Requires="wps">
            <w:drawing>
              <wp:anchor distT="0" distB="0" distL="114300" distR="114300" simplePos="0" relativeHeight="251682304" behindDoc="0" locked="0" layoutInCell="1" allowOverlap="1" wp14:anchorId="0A7F48CD" wp14:editId="4C9BFE51">
                <wp:simplePos x="0" y="0"/>
                <wp:positionH relativeFrom="margin">
                  <wp:posOffset>3516630</wp:posOffset>
                </wp:positionH>
                <wp:positionV relativeFrom="margin">
                  <wp:posOffset>1449070</wp:posOffset>
                </wp:positionV>
                <wp:extent cx="2773680" cy="2971800"/>
                <wp:effectExtent l="0" t="0" r="7620" b="0"/>
                <wp:wrapTopAndBottom/>
                <wp:docPr id="28" name="Casella di testo 28"/>
                <wp:cNvGraphicFramePr/>
                <a:graphic xmlns:a="http://schemas.openxmlformats.org/drawingml/2006/main">
                  <a:graphicData uri="http://schemas.microsoft.com/office/word/2010/wordprocessingShape">
                    <wps:wsp>
                      <wps:cNvSpPr txBox="1"/>
                      <wps:spPr>
                        <a:xfrm>
                          <a:off x="0" y="0"/>
                          <a:ext cx="2773680" cy="2971800"/>
                        </a:xfrm>
                        <a:prstGeom prst="rect">
                          <a:avLst/>
                        </a:prstGeom>
                        <a:solidFill>
                          <a:prstClr val="white"/>
                        </a:solidFill>
                        <a:ln>
                          <a:noFill/>
                        </a:ln>
                      </wps:spPr>
                      <wps:txbx>
                        <w:txbxContent>
                          <w:p w14:paraId="6F9C87D0" w14:textId="29220261" w:rsidR="00A56B21" w:rsidRPr="00AA37FC" w:rsidRDefault="00A56B21" w:rsidP="00C85FA8">
                            <w:pPr>
                              <w:pStyle w:val="CaptionNew"/>
                              <w:keepNext/>
                              <w:keepLines/>
                            </w:pPr>
                            <w:bookmarkStart w:id="32"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CC6E1E">
                              <w:rPr>
                                <w:b/>
                                <w:bCs/>
                                <w:noProof/>
                              </w:rPr>
                              <w:t>6</w:t>
                            </w:r>
                            <w:r w:rsidRPr="00AA3121">
                              <w:rPr>
                                <w:b/>
                                <w:bCs/>
                                <w:noProof/>
                              </w:rPr>
                              <w:fldChar w:fldCharType="end"/>
                            </w:r>
                            <w:bookmarkEnd w:id="32"/>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CC6E1E" w:rsidRPr="00F42995">
                              <w:rPr>
                                <w:b/>
                                <w:bCs/>
                              </w:rPr>
                              <w:t xml:space="preserve">Fig. </w:t>
                            </w:r>
                            <w:r w:rsidR="00CC6E1E">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8CD" id="Casella di testo 28" o:spid="_x0000_s1031" type="#_x0000_t202" style="position:absolute;left:0;text-align:left;margin-left:276.9pt;margin-top:114.1pt;width:218.4pt;height:234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" stroked="f">
                <v:textbox inset="0,0,0,0">
                  <w:txbxContent>
                    <w:p w14:paraId="6F9C87D0" w14:textId="29220261" w:rsidR="00A56B21" w:rsidRPr="00AA37FC" w:rsidRDefault="00A56B21" w:rsidP="00C85FA8">
                      <w:pPr>
                        <w:pStyle w:val="CaptionNew"/>
                        <w:keepNext/>
                        <w:keepLines/>
                      </w:pPr>
                      <w:bookmarkStart w:id="33"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sidR="00CC6E1E">
                        <w:rPr>
                          <w:b/>
                          <w:bCs/>
                          <w:noProof/>
                        </w:rPr>
                        <w:t>6</w:t>
                      </w:r>
                      <w:r w:rsidRPr="00AA3121">
                        <w:rPr>
                          <w:b/>
                          <w:bCs/>
                          <w:noProof/>
                        </w:rPr>
                        <w:fldChar w:fldCharType="end"/>
                      </w:r>
                      <w:bookmarkEnd w:id="33"/>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CC6E1E" w:rsidRPr="00F42995">
                        <w:rPr>
                          <w:b/>
                          <w:bCs/>
                        </w:rPr>
                        <w:t xml:space="preserve">Fig. </w:t>
                      </w:r>
                      <w:r w:rsidR="00CC6E1E">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v:textbox>
                <w10:wrap type="topAndBottom" anchorx="margin" anchory="margin"/>
              </v:shape>
            </w:pict>
          </mc:Fallback>
        </mc:AlternateContent>
      </w:r>
      <w:r w:rsidR="002D0853" w:rsidRPr="009C7A5B">
        <w:rPr>
          <w:rFonts w:cstheme="minorHAnsi"/>
          <w:noProof/>
        </w:rPr>
        <w:drawing>
          <wp:anchor distT="0" distB="0" distL="114300" distR="114300" simplePos="0" relativeHeight="251681280" behindDoc="0" locked="0" layoutInCell="1" allowOverlap="1" wp14:anchorId="6ECD8120" wp14:editId="724EBD1D">
            <wp:simplePos x="0" y="0"/>
            <wp:positionH relativeFrom="page">
              <wp:posOffset>708660</wp:posOffset>
            </wp:positionH>
            <wp:positionV relativeFrom="margin">
              <wp:posOffset>1388110</wp:posOffset>
            </wp:positionV>
            <wp:extent cx="3406140" cy="6588125"/>
            <wp:effectExtent l="0" t="0" r="3810" b="317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140" cy="6588125"/>
                    </a:xfrm>
                    <a:prstGeom prst="rect">
                      <a:avLst/>
                    </a:prstGeom>
                  </pic:spPr>
                </pic:pic>
              </a:graphicData>
            </a:graphic>
            <wp14:sizeRelH relativeFrom="margin">
              <wp14:pctWidth>0</wp14:pctWidth>
            </wp14:sizeRelH>
            <wp14:sizeRelV relativeFrom="margin">
              <wp14:pctHeight>0</wp14:pctHeight>
            </wp14:sizeRelV>
          </wp:anchor>
        </w:drawing>
      </w:r>
      <w:r w:rsidR="006F55ED">
        <w:t xml:space="preserve">By using percentiles lower than </w:t>
      </w:r>
      <w:r w:rsidR="00D912C0">
        <w:t xml:space="preserve">the 90th, there is a chance to observe, at a point, </w:t>
      </w:r>
      <w:r w:rsidR="002D5071">
        <w:t xml:space="preserve">a much more extreme event than the one predicted. </w:t>
      </w:r>
      <w:r w:rsidR="00F60434">
        <w:t xml:space="preserve">Such </w:t>
      </w:r>
      <w:r w:rsidR="00671A3D">
        <w:t>an</w:t>
      </w:r>
      <w:r w:rsidR="00C85FA8" w:rsidRPr="009C7A5B">
        <w:t xml:space="preserve"> event will be referred to as the “reasonable worst-case scenario” from now on.</w:t>
      </w:r>
      <w:r w:rsidR="002414A2">
        <w:t xml:space="preserve"> Using such low </w:t>
      </w:r>
      <w:r w:rsidR="00D72068">
        <w:t>percentiles</w:t>
      </w:r>
      <w:r w:rsidR="002414A2">
        <w:t xml:space="preserve"> could result </w:t>
      </w:r>
      <w:r w:rsidR="00EC43D7">
        <w:t xml:space="preserve">in </w:t>
      </w:r>
      <w:r w:rsidR="002414A2">
        <w:t xml:space="preserve">missing a high impact </w:t>
      </w:r>
      <w:r w:rsidR="002414A2" w:rsidRPr="00185CAA">
        <w:t>event</w:t>
      </w:r>
      <w:r w:rsidR="00F60434" w:rsidRPr="00185CAA">
        <w:t>.</w:t>
      </w:r>
      <w:r w:rsidR="00C85FA8" w:rsidRPr="00185CAA">
        <w:t xml:space="preserve"> </w:t>
      </w:r>
      <w:r w:rsidR="004B631C" w:rsidRPr="00185CAA">
        <w:t>Instead</w:t>
      </w:r>
      <w:r w:rsidR="004071B4" w:rsidRPr="00185CAA">
        <w:t>, products A</w:t>
      </w:r>
      <w:r w:rsidR="00D72068" w:rsidRPr="00185CAA">
        <w:t xml:space="preserve"> (percentiles,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CC6E1E" w:rsidRPr="00A37402">
        <w:rPr>
          <w:b/>
          <w:bCs/>
        </w:rPr>
        <w:t xml:space="preserve">Table </w:t>
      </w:r>
      <w:r w:rsidR="00CC6E1E">
        <w:rPr>
          <w:b/>
          <w:bCs/>
          <w:noProof/>
        </w:rPr>
        <w:t>9</w:t>
      </w:r>
      <w:r w:rsidR="00D72068" w:rsidRPr="00185CAA">
        <w:rPr>
          <w:rFonts w:cstheme="minorHAnsi"/>
        </w:rPr>
        <w:fldChar w:fldCharType="end"/>
      </w:r>
      <w:r w:rsidR="00D72068" w:rsidRPr="00185CAA">
        <w:rPr>
          <w:rFonts w:cstheme="minorHAnsi"/>
        </w:rPr>
        <w:t xml:space="preserve"> - first row</w:t>
      </w:r>
      <w:r w:rsidR="00D72068" w:rsidRPr="00185CAA">
        <w:t>)</w:t>
      </w:r>
      <w:r w:rsidR="004071B4" w:rsidRPr="00185CAA">
        <w:t xml:space="preserve"> and B</w:t>
      </w:r>
      <w:r w:rsidR="00D72068" w:rsidRPr="00185CAA">
        <w:t xml:space="preserve"> (probabilities of exceeding a certain threshold,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CC6E1E" w:rsidRPr="00A37402">
        <w:rPr>
          <w:b/>
          <w:bCs/>
        </w:rPr>
        <w:t xml:space="preserve">Table </w:t>
      </w:r>
      <w:r w:rsidR="00CC6E1E">
        <w:rPr>
          <w:b/>
          <w:bCs/>
          <w:noProof/>
        </w:rPr>
        <w:t>9</w:t>
      </w:r>
      <w:r w:rsidR="00D72068" w:rsidRPr="00185CAA">
        <w:rPr>
          <w:rFonts w:cstheme="minorHAnsi"/>
        </w:rPr>
        <w:fldChar w:fldCharType="end"/>
      </w:r>
      <w:r w:rsidR="00D72068" w:rsidRPr="00185CAA">
        <w:rPr>
          <w:rFonts w:cstheme="minorHAnsi"/>
        </w:rPr>
        <w:t xml:space="preserve"> - second row</w:t>
      </w:r>
      <w:r w:rsidR="00D72068" w:rsidRPr="00185CAA">
        <w:t xml:space="preserve">) </w:t>
      </w:r>
      <w:r w:rsidR="004071B4" w:rsidRPr="00185CAA">
        <w:t>can be combined: product</w:t>
      </w:r>
      <w:r w:rsidR="001E377E" w:rsidRPr="00185CAA">
        <w:t xml:space="preserve"> A shows</w:t>
      </w:r>
      <w:r w:rsidR="00554CC6" w:rsidRPr="00185CAA">
        <w:t xml:space="preserve"> </w:t>
      </w:r>
      <w:r w:rsidR="00C85FA8" w:rsidRPr="00185CAA">
        <w:rPr>
          <w:rFonts w:cstheme="minorHAnsi"/>
        </w:rPr>
        <w:t>the probabilities of exceeding the rainfall value that forecasters know can generate some impacts in the region of interest</w:t>
      </w:r>
      <w:r w:rsidR="001176A7" w:rsidRPr="00185CAA">
        <w:rPr>
          <w:rFonts w:cstheme="minorHAnsi"/>
        </w:rPr>
        <w:t>,</w:t>
      </w:r>
      <w:r w:rsidR="007D5B17" w:rsidRPr="00185CAA">
        <w:rPr>
          <w:rFonts w:cstheme="minorHAnsi"/>
        </w:rPr>
        <w:t xml:space="preserve"> and</w:t>
      </w:r>
      <w:r w:rsidR="00C85FA8" w:rsidRPr="00185CAA">
        <w:rPr>
          <w:rFonts w:cstheme="minorHAnsi"/>
        </w:rPr>
        <w:t xml:space="preserve"> product B </w:t>
      </w:r>
      <w:r w:rsidR="00352FA7" w:rsidRPr="00185CAA">
        <w:rPr>
          <w:rFonts w:cstheme="minorHAnsi"/>
        </w:rPr>
        <w:t>shows</w:t>
      </w:r>
      <w:r w:rsidR="00C85FA8" w:rsidRPr="00185CAA">
        <w:rPr>
          <w:rFonts w:cstheme="minorHAnsi"/>
        </w:rPr>
        <w:t xml:space="preserve"> what could be the “reasonable worst-case scenario” (</w:t>
      </w:r>
      <w:r w:rsidR="00D72068" w:rsidRPr="00185CAA">
        <w:rPr>
          <w:rFonts w:cstheme="minorHAnsi"/>
        </w:rPr>
        <w:t>i.e.,</w:t>
      </w:r>
      <w:r w:rsidR="00C85FA8" w:rsidRPr="00185CAA">
        <w:rPr>
          <w:rFonts w:cstheme="minorHAnsi"/>
        </w:rPr>
        <w:t xml:space="preserve"> rainfall values associate with the ecPoint-Rainfall 99</w:t>
      </w:r>
      <w:r w:rsidR="00C85FA8" w:rsidRPr="00185CAA">
        <w:rPr>
          <w:rFonts w:cstheme="minorHAnsi"/>
          <w:vertAlign w:val="superscript"/>
        </w:rPr>
        <w:t>th</w:t>
      </w:r>
      <w:r w:rsidR="00C85FA8" w:rsidRPr="00185CAA">
        <w:rPr>
          <w:rFonts w:cstheme="minorHAnsi"/>
        </w:rPr>
        <w:t xml:space="preserve"> percentile). </w:t>
      </w:r>
      <w:r w:rsidR="00BE3D85" w:rsidRPr="00185CAA">
        <w:rPr>
          <w:rFonts w:cstheme="minorHAnsi"/>
        </w:rPr>
        <w:t>T</w:t>
      </w:r>
      <w:r w:rsidR="00727DB2" w:rsidRPr="00185CAA">
        <w:rPr>
          <w:rFonts w:cstheme="minorHAnsi"/>
        </w:rPr>
        <w:t>he thr</w:t>
      </w:r>
      <w:r w:rsidR="00CD132E" w:rsidRPr="00185CAA">
        <w:rPr>
          <w:rFonts w:cstheme="minorHAnsi"/>
        </w:rPr>
        <w:t xml:space="preserve">eshold of </w:t>
      </w:r>
      <w:r w:rsidR="00C85FA8" w:rsidRPr="00185CAA">
        <w:rPr>
          <w:rFonts w:cstheme="minorHAnsi"/>
        </w:rPr>
        <w:t xml:space="preserve">50 mm/12h was chosen to </w:t>
      </w:r>
      <w:r w:rsidR="00CD132E" w:rsidRPr="00185CAA">
        <w:rPr>
          <w:rFonts w:cstheme="minorHAnsi"/>
        </w:rPr>
        <w:t xml:space="preserve">create </w:t>
      </w:r>
      <w:r w:rsidR="00DA6227" w:rsidRPr="00185CAA">
        <w:rPr>
          <w:rFonts w:cstheme="minorHAnsi"/>
        </w:rPr>
        <w:t xml:space="preserve">the prototype </w:t>
      </w:r>
      <w:r w:rsidR="00CD132E" w:rsidRPr="00185CAA">
        <w:rPr>
          <w:rFonts w:cstheme="minorHAnsi"/>
        </w:rPr>
        <w:t xml:space="preserve">product </w:t>
      </w:r>
      <w:r w:rsidR="008116FF" w:rsidRPr="00185CAA">
        <w:rPr>
          <w:rFonts w:cstheme="minorHAnsi"/>
        </w:rPr>
        <w:t xml:space="preserve">A </w:t>
      </w:r>
      <w:r w:rsidR="00DA6227" w:rsidRPr="00185CAA">
        <w:rPr>
          <w:rFonts w:cstheme="minorHAnsi"/>
        </w:rPr>
        <w:t xml:space="preserve">in </w:t>
      </w:r>
      <w:r w:rsidR="00DA6227" w:rsidRPr="00185CAA">
        <w:rPr>
          <w:rFonts w:cstheme="minorHAnsi"/>
        </w:rPr>
        <w:fldChar w:fldCharType="begin"/>
      </w:r>
      <w:r w:rsidR="00DA6227" w:rsidRPr="00185CAA">
        <w:rPr>
          <w:rFonts w:cstheme="minorHAnsi"/>
        </w:rPr>
        <w:instrText xml:space="preserve"> REF _Ref78487981 \h </w:instrText>
      </w:r>
      <w:r w:rsidR="00DA6227" w:rsidRPr="00185CAA">
        <w:rPr>
          <w:rFonts w:cstheme="minorHAnsi"/>
        </w:rPr>
      </w:r>
      <w:r w:rsidR="00DA6227" w:rsidRPr="00185CAA">
        <w:rPr>
          <w:rFonts w:cstheme="minorHAnsi"/>
        </w:rPr>
        <w:fldChar w:fldCharType="separate"/>
      </w:r>
      <w:r w:rsidR="00CC6E1E" w:rsidRPr="00A37402">
        <w:rPr>
          <w:b/>
          <w:bCs/>
        </w:rPr>
        <w:t xml:space="preserve">Table </w:t>
      </w:r>
      <w:r w:rsidR="00CC6E1E">
        <w:rPr>
          <w:b/>
          <w:bCs/>
          <w:noProof/>
        </w:rPr>
        <w:t>9</w:t>
      </w:r>
      <w:r w:rsidR="00DA6227" w:rsidRPr="00185CAA">
        <w:rPr>
          <w:rFonts w:cstheme="minorHAnsi"/>
        </w:rPr>
        <w:fldChar w:fldCharType="end"/>
      </w:r>
      <w:r w:rsidR="000A56EA" w:rsidRPr="00185CAA">
        <w:rPr>
          <w:rFonts w:cstheme="minorHAnsi"/>
        </w:rPr>
        <w:t>,</w:t>
      </w:r>
      <w:r w:rsidR="00C85FA8" w:rsidRPr="00185CAA">
        <w:rPr>
          <w:rFonts w:cstheme="minorHAnsi"/>
        </w:rPr>
        <w:t xml:space="preserve"> and the 99</w:t>
      </w:r>
      <w:r w:rsidR="00C85FA8" w:rsidRPr="00185CAA">
        <w:rPr>
          <w:rFonts w:cstheme="minorHAnsi"/>
          <w:vertAlign w:val="superscript"/>
        </w:rPr>
        <w:t>th</w:t>
      </w:r>
      <w:r w:rsidR="00C85FA8" w:rsidRPr="00185CAA">
        <w:rPr>
          <w:rFonts w:cstheme="minorHAnsi"/>
        </w:rPr>
        <w:t xml:space="preserve"> percentile was chosen to </w:t>
      </w:r>
      <w:r w:rsidR="00976C7F" w:rsidRPr="00185CAA">
        <w:rPr>
          <w:rFonts w:cstheme="minorHAnsi"/>
        </w:rPr>
        <w:t>crea</w:t>
      </w:r>
      <w:r w:rsidR="000A56EA" w:rsidRPr="00185CAA">
        <w:rPr>
          <w:rFonts w:cstheme="minorHAnsi"/>
        </w:rPr>
        <w:t>t</w:t>
      </w:r>
      <w:r w:rsidR="00976C7F" w:rsidRPr="00185CAA">
        <w:rPr>
          <w:rFonts w:cstheme="minorHAnsi"/>
        </w:rPr>
        <w:t xml:space="preserve">e </w:t>
      </w:r>
      <w:r w:rsidR="000A56EA" w:rsidRPr="00185CAA">
        <w:rPr>
          <w:rFonts w:cstheme="minorHAnsi"/>
        </w:rPr>
        <w:t xml:space="preserve">the prototype </w:t>
      </w:r>
      <w:r w:rsidR="00976C7F" w:rsidRPr="00185CAA">
        <w:rPr>
          <w:rFonts w:cstheme="minorHAnsi"/>
        </w:rPr>
        <w:t>product B</w:t>
      </w:r>
      <w:r w:rsidR="000A56EA" w:rsidRPr="00185CAA">
        <w:rPr>
          <w:rFonts w:cstheme="minorHAnsi"/>
        </w:rPr>
        <w:t>.</w:t>
      </w:r>
    </w:p>
    <w:p w14:paraId="036D3A47" w14:textId="73BC3561" w:rsidR="008A00A5" w:rsidRDefault="008A00A5" w:rsidP="008A00A5"/>
    <w:p w14:paraId="26530245" w14:textId="314040AD" w:rsidR="00C85FA8" w:rsidRPr="00B8538E" w:rsidRDefault="00C85FA8" w:rsidP="00C85FA8">
      <w:pPr>
        <w:pStyle w:val="Citazione"/>
      </w:pPr>
      <w:r w:rsidRPr="009C7A5B">
        <w:t xml:space="preserve">“This product </w:t>
      </w:r>
      <w:r w:rsidR="00140413" w:rsidRPr="002313D7">
        <w:rPr>
          <w:i w:val="0"/>
          <w:iCs w:val="0"/>
        </w:rPr>
        <w:t>[</w:t>
      </w:r>
      <w:r w:rsidR="006F2740" w:rsidRPr="002313D7">
        <w:rPr>
          <w:i w:val="0"/>
          <w:iCs w:val="0"/>
        </w:rPr>
        <w:t>combination of prototype product A and B</w:t>
      </w:r>
      <w:r w:rsidR="00140413" w:rsidRPr="002313D7">
        <w:rPr>
          <w:i w:val="0"/>
          <w:iCs w:val="0"/>
        </w:rPr>
        <w:t>]</w:t>
      </w:r>
      <w:r w:rsidR="006F2740" w:rsidRPr="002313D7">
        <w:rPr>
          <w:i w:val="0"/>
          <w:iCs w:val="0"/>
        </w:rPr>
        <w:t xml:space="preserve"> </w:t>
      </w:r>
      <w:r w:rsidRPr="009C7A5B">
        <w:t xml:space="preserve">could help us to forecast an event that can already generate an impact in the Pacific coast but at the same time, have an idea what could be the local maxima. For example, the Nicoya peninsula was affected by much higher rainfall, but we did not </w:t>
      </w:r>
      <w:r>
        <w:t xml:space="preserve">see it in the </w:t>
      </w:r>
      <w:r w:rsidRPr="009C7A5B">
        <w:t>85</w:t>
      </w:r>
      <w:r w:rsidRPr="009C7A5B">
        <w:rPr>
          <w:vertAlign w:val="superscript"/>
        </w:rPr>
        <w:t>th</w:t>
      </w:r>
      <w:r w:rsidRPr="009C7A5B">
        <w:t xml:space="preserve"> percentile.” </w:t>
      </w:r>
      <w:r w:rsidRPr="00E36DD8">
        <w:rPr>
          <w:i w:val="0"/>
          <w:iCs w:val="0"/>
        </w:rPr>
        <w:t>(IMN)</w:t>
      </w:r>
    </w:p>
    <w:p w14:paraId="0168B857" w14:textId="0203C81A" w:rsidR="000846C6" w:rsidRPr="00C85FA8" w:rsidRDefault="00082517" w:rsidP="00C85FA8">
      <w:r w:rsidRPr="009C7A5B">
        <w:rPr>
          <w:noProof/>
        </w:rPr>
        <w:lastRenderedPageBreak/>
        <mc:AlternateContent>
          <mc:Choice Requires="wps">
            <w:drawing>
              <wp:anchor distT="0" distB="0" distL="114300" distR="114300" simplePos="0" relativeHeight="251675136" behindDoc="0" locked="0" layoutInCell="1" allowOverlap="1" wp14:anchorId="761C76D0" wp14:editId="59301A39">
                <wp:simplePos x="0" y="0"/>
                <wp:positionH relativeFrom="margin">
                  <wp:posOffset>49530</wp:posOffset>
                </wp:positionH>
                <wp:positionV relativeFrom="margin">
                  <wp:posOffset>5015230</wp:posOffset>
                </wp:positionV>
                <wp:extent cx="6297930" cy="2324100"/>
                <wp:effectExtent l="0" t="0" r="7620" b="0"/>
                <wp:wrapTopAndBottom/>
                <wp:docPr id="30" name="Casella di testo 30"/>
                <wp:cNvGraphicFramePr/>
                <a:graphic xmlns:a="http://schemas.openxmlformats.org/drawingml/2006/main">
                  <a:graphicData uri="http://schemas.microsoft.com/office/word/2010/wordprocessingShape">
                    <wps:wsp>
                      <wps:cNvSpPr txBox="1"/>
                      <wps:spPr>
                        <a:xfrm>
                          <a:off x="0" y="0"/>
                          <a:ext cx="6297930" cy="2324100"/>
                        </a:xfrm>
                        <a:prstGeom prst="rect">
                          <a:avLst/>
                        </a:prstGeom>
                        <a:solidFill>
                          <a:prstClr val="white"/>
                        </a:solidFill>
                        <a:ln>
                          <a:noFill/>
                        </a:ln>
                      </wps:spPr>
                      <wps:txbx>
                        <w:txbxContent>
                          <w:p w14:paraId="3DE228F5" w14:textId="664F0E26" w:rsidR="00A56B21" w:rsidRPr="00F04A46" w:rsidRDefault="00A56B21" w:rsidP="00C85FA8">
                            <w:pPr>
                              <w:pStyle w:val="CaptionNew"/>
                              <w:keepNext/>
                              <w:keepLines/>
                              <w:rPr>
                                <w:noProof/>
                                <w:sz w:val="20"/>
                              </w:rPr>
                            </w:pPr>
                            <w:bookmarkStart w:id="34"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CC6E1E">
                              <w:rPr>
                                <w:b/>
                                <w:bCs/>
                                <w:noProof/>
                              </w:rPr>
                              <w:t>7</w:t>
                            </w:r>
                            <w:r w:rsidRPr="00F12987">
                              <w:rPr>
                                <w:b/>
                                <w:bCs/>
                                <w:noProof/>
                              </w:rPr>
                              <w:fldChar w:fldCharType="end"/>
                            </w:r>
                            <w:bookmarkEnd w:id="34"/>
                            <w:r>
                              <w:t xml:space="preserve"> - Panels (a) to (i) show the r</w:t>
                            </w:r>
                            <w:r w:rsidRPr="007048B2">
                              <w:t xml:space="preserve">esults of the </w:t>
                            </w:r>
                            <w:r>
                              <w:t>case study carried out by OMSZ</w:t>
                            </w:r>
                            <w:r w:rsidRPr="007048B2">
                              <w:t>.</w:t>
                            </w:r>
                            <w:r>
                              <w:t xml:space="preserve"> </w:t>
                            </w:r>
                            <w:r w:rsidRPr="007A4F28">
                              <w:t xml:space="preserve">Panel (a) shows the 12 hourly observations for the intense rainfall event on June 11th, 2018 between 0 and 12 UTC time. The purple circle with a cross refers to a manually added record of 92 mm/24h in </w:t>
                            </w:r>
                            <w:proofErr w:type="spellStart"/>
                            <w:r w:rsidRPr="007A4F28">
                              <w:t>Bükkszentlélek</w:t>
                            </w:r>
                            <w:proofErr w:type="spellEnd"/>
                            <w:r w:rsidRPr="007A4F28">
                              <w:t xml:space="preserve">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w:t>
                            </w:r>
                            <w:proofErr w:type="spellStart"/>
                            <w:r w:rsidRPr="007A4F28">
                              <w:t>Bükkszentlélek</w:t>
                            </w:r>
                            <w:proofErr w:type="spellEnd"/>
                            <w:r w:rsidRPr="007A4F28">
                              <w:t>.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xml:space="preserve">) shows the </w:t>
                            </w:r>
                            <w:proofErr w:type="spellStart"/>
                            <w:r w:rsidRPr="007048B2">
                              <w:t>Talagrand</w:t>
                            </w:r>
                            <w:proofErr w:type="spellEnd"/>
                            <w:r w:rsidRPr="007048B2">
                              <w:t xml:space="preserve">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76D0" id="Casella di testo 30" o:spid="_x0000_s1032" type="#_x0000_t202" style="position:absolute;left:0;text-align:left;margin-left:3.9pt;margin-top:394.9pt;width:495.9pt;height:18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" stroked="f">
                <v:textbox inset="0,0,0,0">
                  <w:txbxContent>
                    <w:p w14:paraId="3DE228F5" w14:textId="664F0E26" w:rsidR="00A56B21" w:rsidRPr="00F04A46" w:rsidRDefault="00A56B21" w:rsidP="00C85FA8">
                      <w:pPr>
                        <w:pStyle w:val="CaptionNew"/>
                        <w:keepNext/>
                        <w:keepLines/>
                        <w:rPr>
                          <w:noProof/>
                          <w:sz w:val="20"/>
                        </w:rPr>
                      </w:pPr>
                      <w:bookmarkStart w:id="35"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sidR="00CC6E1E">
                        <w:rPr>
                          <w:b/>
                          <w:bCs/>
                          <w:noProof/>
                        </w:rPr>
                        <w:t>7</w:t>
                      </w:r>
                      <w:r w:rsidRPr="00F12987">
                        <w:rPr>
                          <w:b/>
                          <w:bCs/>
                          <w:noProof/>
                        </w:rPr>
                        <w:fldChar w:fldCharType="end"/>
                      </w:r>
                      <w:bookmarkEnd w:id="35"/>
                      <w:r>
                        <w:t xml:space="preserve"> - Panels (a) to (i) show the r</w:t>
                      </w:r>
                      <w:r w:rsidRPr="007048B2">
                        <w:t xml:space="preserve">esults of the </w:t>
                      </w:r>
                      <w:r>
                        <w:t>case study carried out by OMSZ</w:t>
                      </w:r>
                      <w:r w:rsidRPr="007048B2">
                        <w:t>.</w:t>
                      </w:r>
                      <w:r>
                        <w:t xml:space="preserve"> </w:t>
                      </w:r>
                      <w:r w:rsidRPr="007A4F28">
                        <w:t xml:space="preserve">Panel (a) shows the 12 hourly observations for the intense rainfall event on June 11th, 2018 between 0 and 12 UTC time. The purple circle with a cross refers to a manually added record of 92 mm/24h in </w:t>
                      </w:r>
                      <w:proofErr w:type="spellStart"/>
                      <w:r w:rsidRPr="007A4F28">
                        <w:t>Bükkszentlélek</w:t>
                      </w:r>
                      <w:proofErr w:type="spellEnd"/>
                      <w:r w:rsidRPr="007A4F28">
                        <w:t xml:space="preserve">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w:t>
                      </w:r>
                      <w:proofErr w:type="spellStart"/>
                      <w:r w:rsidRPr="007A4F28">
                        <w:t>Bükkszentlélek</w:t>
                      </w:r>
                      <w:proofErr w:type="spellEnd"/>
                      <w:r w:rsidRPr="007A4F28">
                        <w:t>.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xml:space="preserve">) shows the </w:t>
                      </w:r>
                      <w:proofErr w:type="spellStart"/>
                      <w:r w:rsidRPr="007048B2">
                        <w:t>Talagrand</w:t>
                      </w:r>
                      <w:proofErr w:type="spellEnd"/>
                      <w:r w:rsidRPr="007048B2">
                        <w:t xml:space="preserve">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v:textbox>
                <w10:wrap type="topAndBottom" anchorx="margin" anchory="margin"/>
              </v:shape>
            </w:pict>
          </mc:Fallback>
        </mc:AlternateContent>
      </w:r>
      <w:r w:rsidRPr="009C7A5B">
        <w:rPr>
          <w:noProof/>
        </w:rPr>
        <w:drawing>
          <wp:anchor distT="0" distB="0" distL="114300" distR="114300" simplePos="0" relativeHeight="251676160" behindDoc="0" locked="0" layoutInCell="1" allowOverlap="1" wp14:anchorId="5270318D" wp14:editId="16ACEAA6">
            <wp:simplePos x="0" y="0"/>
            <wp:positionH relativeFrom="margin">
              <wp:posOffset>-45085</wp:posOffset>
            </wp:positionH>
            <wp:positionV relativeFrom="page">
              <wp:posOffset>705485</wp:posOffset>
            </wp:positionV>
            <wp:extent cx="6306820" cy="5082540"/>
            <wp:effectExtent l="0" t="0" r="0" b="3810"/>
            <wp:wrapTopAndBottom/>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mapp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6820" cy="5082540"/>
                    </a:xfrm>
                    <a:prstGeom prst="rect">
                      <a:avLst/>
                    </a:prstGeom>
                  </pic:spPr>
                </pic:pic>
              </a:graphicData>
            </a:graphic>
            <wp14:sizeRelH relativeFrom="margin">
              <wp14:pctWidth>0</wp14:pctWidth>
            </wp14:sizeRelH>
            <wp14:sizeRelV relativeFrom="margin">
              <wp14:pctHeight>0</wp14:pctHeight>
            </wp14:sizeRelV>
          </wp:anchor>
        </w:drawing>
      </w:r>
      <w:r w:rsidR="00314AED">
        <w:rPr>
          <w:rFonts w:cstheme="minorHAnsi"/>
        </w:rPr>
        <w:t xml:space="preserve">Forecasters at OMSZ </w:t>
      </w:r>
      <w:r w:rsidR="00DA265C">
        <w:rPr>
          <w:rFonts w:cstheme="minorHAnsi"/>
        </w:rPr>
        <w:t xml:space="preserve">developed a verification methodology to </w:t>
      </w:r>
      <w:r w:rsidR="00844D8F" w:rsidRPr="00090302">
        <w:rPr>
          <w:rFonts w:cstheme="minorHAnsi"/>
        </w:rPr>
        <w:t xml:space="preserve">identify which percentile could be used to provide guidelines on extreme </w:t>
      </w:r>
      <w:r w:rsidR="00844D8F">
        <w:rPr>
          <w:rFonts w:cstheme="minorHAnsi"/>
        </w:rPr>
        <w:t>localized</w:t>
      </w:r>
      <w:r w:rsidR="00844D8F" w:rsidRPr="00090302">
        <w:rPr>
          <w:rFonts w:cstheme="minorHAnsi"/>
        </w:rPr>
        <w:t xml:space="preserve"> rainfall events</w:t>
      </w:r>
      <w:r w:rsidR="00230254">
        <w:rPr>
          <w:rFonts w:cstheme="minorHAnsi"/>
        </w:rPr>
        <w:t xml:space="preserve"> </w:t>
      </w:r>
      <w:r w:rsidR="00230254">
        <w:rPr>
          <w:rFonts w:cstheme="minorHAnsi"/>
        </w:rPr>
        <w:fldChar w:fldCharType="begin" w:fldLock="1"/>
      </w:r>
      <w:r w:rsidR="009C3681">
        <w:rPr>
          <w:rFonts w:cstheme="minorHAnsi"/>
        </w:rPr>
        <w:instrText>ADDIN CSL_CITATION {"citationItems":[{"id":"ITEM-1","itemData":{"author":[{"dropping-particle":"","family":"Tóth","given":"Boglárka","non-dropping-particle":"","parse-names":false,"suffix":""},{"dropping-particle":"","family":"Ihász","given":"István","non-dropping-particle":"","parse-names":false,"suffix":""}],"container-title":"IDŐJÁRÁS (pre-print)","id":"ITEM-1","issued":{"date-parts":[["2021"]]},"title":"Validation of subgrid scale ensemble precipitation forecasts based on ECMWF’s ecPoint Rainfall project","type":"article-journal"},"uris":["http://www.mendeley.com/documents/?uuid=7b02b27a-8e5d-493d-a735-da95e869259d"]}],"mendeley":{"formattedCitation":"(Tóth &amp; Ihász, 2021)","plainTextFormattedCitation":"(Tóth &amp; Ihász, 2021)","previouslyFormattedCitation":"(Tóth &amp; Ihász, 2021)"},"properties":{"noteIndex":0},"schema":"https://github.com/citation-style-language/schema/raw/master/csl-citation.json"}</w:instrText>
      </w:r>
      <w:r w:rsidR="00230254">
        <w:rPr>
          <w:rFonts w:cstheme="minorHAnsi"/>
        </w:rPr>
        <w:fldChar w:fldCharType="separate"/>
      </w:r>
      <w:r w:rsidR="00230254" w:rsidRPr="00230254">
        <w:rPr>
          <w:rFonts w:cstheme="minorHAnsi"/>
          <w:noProof/>
        </w:rPr>
        <w:t>(Tóth &amp; Ihász, 2021)</w:t>
      </w:r>
      <w:r w:rsidR="00230254">
        <w:rPr>
          <w:rFonts w:cstheme="minorHAnsi"/>
        </w:rPr>
        <w:fldChar w:fldCharType="end"/>
      </w:r>
      <w:r w:rsidR="00AE2CB5">
        <w:rPr>
          <w:rFonts w:cstheme="minorHAnsi"/>
        </w:rPr>
        <w:t xml:space="preserve">. </w:t>
      </w:r>
      <w:r w:rsidR="00844D8F" w:rsidRPr="00090302">
        <w:rPr>
          <w:rFonts w:cstheme="minorHAnsi"/>
        </w:rPr>
        <w:t xml:space="preserve">OMSZ </w:t>
      </w:r>
      <w:r w:rsidR="00CF564D">
        <w:rPr>
          <w:rFonts w:cstheme="minorHAnsi"/>
        </w:rPr>
        <w:t xml:space="preserve">estimated that an event above </w:t>
      </w:r>
      <w:r w:rsidR="00844D8F" w:rsidRPr="00090302">
        <w:rPr>
          <w:rFonts w:cstheme="minorHAnsi"/>
        </w:rPr>
        <w:t>15 mm/12h</w:t>
      </w:r>
      <w:r w:rsidR="00AE2CB5">
        <w:rPr>
          <w:rFonts w:cstheme="minorHAnsi"/>
        </w:rPr>
        <w:t xml:space="preserve"> </w:t>
      </w:r>
      <w:r w:rsidR="00CF564D">
        <w:rPr>
          <w:rFonts w:cstheme="minorHAnsi"/>
        </w:rPr>
        <w:t>could be considered extreme</w:t>
      </w:r>
      <w:r w:rsidR="00844D8F" w:rsidRPr="00090302">
        <w:rPr>
          <w:rFonts w:cstheme="minorHAnsi"/>
        </w:rPr>
        <w:t>. OMSZ found that the 85</w:t>
      </w:r>
      <w:r w:rsidR="00844D8F" w:rsidRPr="00090302">
        <w:rPr>
          <w:rFonts w:cstheme="minorHAnsi"/>
          <w:vertAlign w:val="superscript"/>
        </w:rPr>
        <w:t>th</w:t>
      </w:r>
      <w:r w:rsidR="00844D8F" w:rsidRPr="00090302">
        <w:rPr>
          <w:rFonts w:cstheme="minorHAnsi"/>
        </w:rPr>
        <w:t xml:space="preserve"> percentile provided the best performance as there is no unde</w:t>
      </w:r>
      <w:r w:rsidR="00FB5CF5">
        <w:rPr>
          <w:rFonts w:cstheme="minorHAnsi"/>
        </w:rPr>
        <w:t>r</w:t>
      </w:r>
      <w:r w:rsidR="00844D8F" w:rsidRPr="00090302">
        <w:rPr>
          <w:rFonts w:cstheme="minorHAnsi"/>
        </w:rPr>
        <w:t xml:space="preserve"> or overestimation of the rainfall events exceeding 15 mm/12h (see</w:t>
      </w:r>
      <w:r w:rsidR="00D43BE6">
        <w:rPr>
          <w:rFonts w:cstheme="minorHAnsi"/>
        </w:rPr>
        <w:t xml:space="preserve"> </w:t>
      </w:r>
      <w:r w:rsidR="00D43BE6">
        <w:rPr>
          <w:rFonts w:cstheme="minorHAnsi"/>
        </w:rPr>
        <w:fldChar w:fldCharType="begin"/>
      </w:r>
      <w:r w:rsidR="00D43BE6">
        <w:rPr>
          <w:rFonts w:cstheme="minorHAnsi"/>
        </w:rPr>
        <w:instrText xml:space="preserve"> REF _Ref77017593 \h </w:instrText>
      </w:r>
      <w:r w:rsidR="00D43BE6">
        <w:rPr>
          <w:rFonts w:cstheme="minorHAnsi"/>
        </w:rPr>
      </w:r>
      <w:r w:rsidR="00D43BE6">
        <w:rPr>
          <w:rFonts w:cstheme="minorHAnsi"/>
        </w:rPr>
        <w:fldChar w:fldCharType="separate"/>
      </w:r>
      <w:r w:rsidR="00CC6E1E" w:rsidRPr="00F12987">
        <w:rPr>
          <w:b/>
          <w:bCs/>
        </w:rPr>
        <w:t xml:space="preserve">Fig. </w:t>
      </w:r>
      <w:r w:rsidR="00CC6E1E">
        <w:rPr>
          <w:b/>
          <w:bCs/>
          <w:noProof/>
        </w:rPr>
        <w:t>7</w:t>
      </w:r>
      <w:r w:rsidR="00D43BE6">
        <w:rPr>
          <w:rFonts w:cstheme="minorHAnsi"/>
        </w:rPr>
        <w:fldChar w:fldCharType="end"/>
      </w:r>
      <w:r w:rsidR="006A3B5A" w:rsidRPr="00876A50">
        <w:rPr>
          <w:rFonts w:cstheme="minorHAnsi"/>
          <w:b/>
          <w:bCs/>
        </w:rPr>
        <w:t>l</w:t>
      </w:r>
      <w:r w:rsidR="00844D8F" w:rsidRPr="00090302">
        <w:rPr>
          <w:rFonts w:cstheme="minorHAnsi"/>
        </w:rPr>
        <w:t xml:space="preserve">). </w:t>
      </w:r>
    </w:p>
    <w:p w14:paraId="335169D1" w14:textId="250AE0B6" w:rsidR="00D72068" w:rsidRPr="00A708E0" w:rsidRDefault="00341713" w:rsidP="00D72068">
      <w:pPr>
        <w:rPr>
          <w:rFonts w:cstheme="minorHAnsi"/>
        </w:rPr>
      </w:pPr>
      <w:r>
        <w:rPr>
          <w:rFonts w:cstheme="minorHAnsi"/>
        </w:rPr>
        <w:t>T</w:t>
      </w:r>
      <w:r w:rsidR="00F76C26">
        <w:rPr>
          <w:rFonts w:cstheme="minorHAnsi"/>
        </w:rPr>
        <w:t xml:space="preserve">he methodology developed at OMSZ </w:t>
      </w:r>
      <w:r w:rsidR="00060AA1">
        <w:rPr>
          <w:rFonts w:cstheme="minorHAnsi"/>
        </w:rPr>
        <w:t>employs</w:t>
      </w:r>
      <w:r w:rsidR="00844D8F" w:rsidRPr="00090302">
        <w:rPr>
          <w:rFonts w:cstheme="minorHAnsi"/>
        </w:rPr>
        <w:t xml:space="preserve"> the probabilistic information provided by ecPoint-Rainfall (or any other ensemble forecast) in a deterministic way as it defines a point in a </w:t>
      </w:r>
      <w:r w:rsidR="00656F7B" w:rsidRPr="00090302">
        <w:rPr>
          <w:rFonts w:cstheme="minorHAnsi"/>
        </w:rPr>
        <w:t>two-dimensional</w:t>
      </w:r>
      <w:r w:rsidR="00844D8F" w:rsidRPr="00090302">
        <w:rPr>
          <w:rFonts w:cstheme="minorHAnsi"/>
        </w:rPr>
        <w:t xml:space="preserve"> space (given by the combination of a percentile and a rainfall threshold), allowing only for a yes or no answer to the question “Did the X percentile exceed Y rainfall threshold?”. Whilst this approach can be useful at the early warning stages to identify the locations that could be affected by extreme </w:t>
      </w:r>
      <w:r w:rsidR="00844D8F">
        <w:rPr>
          <w:rFonts w:cstheme="minorHAnsi"/>
        </w:rPr>
        <w:t>localized</w:t>
      </w:r>
      <w:r w:rsidR="00844D8F" w:rsidRPr="00090302">
        <w:rPr>
          <w:rFonts w:cstheme="minorHAnsi"/>
        </w:rPr>
        <w:t xml:space="preserve"> rainfall, it </w:t>
      </w:r>
      <w:r w:rsidR="00FB5CF5">
        <w:rPr>
          <w:rFonts w:cstheme="minorHAnsi"/>
        </w:rPr>
        <w:t>does</w:t>
      </w:r>
      <w:r w:rsidR="00FB5CF5" w:rsidRPr="00090302">
        <w:rPr>
          <w:rFonts w:cstheme="minorHAnsi"/>
        </w:rPr>
        <w:t xml:space="preserve"> </w:t>
      </w:r>
      <w:r w:rsidR="00844D8F" w:rsidRPr="00090302">
        <w:rPr>
          <w:rFonts w:cstheme="minorHAnsi"/>
        </w:rPr>
        <w:t xml:space="preserve">not exploit all the information contained in the full ecPoint-Rainfall distribution which </w:t>
      </w:r>
      <w:r w:rsidR="00FB5CF5">
        <w:rPr>
          <w:rFonts w:cstheme="minorHAnsi"/>
        </w:rPr>
        <w:t>might</w:t>
      </w:r>
      <w:r w:rsidR="00FB5CF5" w:rsidRPr="00090302">
        <w:rPr>
          <w:rFonts w:cstheme="minorHAnsi"/>
        </w:rPr>
        <w:t xml:space="preserve"> </w:t>
      </w:r>
      <w:r w:rsidR="00844D8F" w:rsidRPr="00090302">
        <w:rPr>
          <w:rFonts w:cstheme="minorHAnsi"/>
        </w:rPr>
        <w:t>suggest different actions based on the impacts of the different probability structures of exceeding a rainfall threshold.</w:t>
      </w:r>
      <w:r w:rsidR="00122BE4">
        <w:rPr>
          <w:rFonts w:cstheme="minorHAnsi"/>
        </w:rPr>
        <w:t xml:space="preserve"> </w:t>
      </w:r>
      <w:r w:rsidR="00122BE4" w:rsidRPr="00452988">
        <w:rPr>
          <w:rFonts w:cstheme="minorHAnsi"/>
          <w:b/>
          <w:bCs/>
        </w:rPr>
        <w:fldChar w:fldCharType="begin"/>
      </w:r>
      <w:r w:rsidR="00122BE4" w:rsidRPr="00EB7C89">
        <w:rPr>
          <w:rFonts w:cstheme="minorHAnsi"/>
          <w:b/>
          <w:bCs/>
        </w:rPr>
        <w:instrText xml:space="preserve"> REF _Ref77341224 \h </w:instrText>
      </w:r>
      <w:r w:rsidR="00452988">
        <w:rPr>
          <w:rFonts w:cstheme="minorHAnsi"/>
          <w:b/>
          <w:bCs/>
        </w:rPr>
        <w:instrText xml:space="preserve"> \* MERGEFORMAT </w:instrText>
      </w:r>
      <w:r w:rsidR="00122BE4" w:rsidRPr="00452988">
        <w:rPr>
          <w:rFonts w:cstheme="minorHAnsi"/>
          <w:b/>
          <w:bCs/>
        </w:rPr>
      </w:r>
      <w:r w:rsidR="00122BE4" w:rsidRPr="00452988">
        <w:rPr>
          <w:rFonts w:cstheme="minorHAnsi"/>
          <w:b/>
          <w:bCs/>
        </w:rPr>
        <w:fldChar w:fldCharType="separate"/>
      </w:r>
      <w:r w:rsidR="00CC6E1E" w:rsidRPr="00EB7C89">
        <w:rPr>
          <w:b/>
          <w:bCs/>
        </w:rPr>
        <w:t xml:space="preserve">Fig. </w:t>
      </w:r>
      <w:r w:rsidR="00CC6E1E">
        <w:rPr>
          <w:b/>
          <w:bCs/>
          <w:noProof/>
        </w:rPr>
        <w:t>8</w:t>
      </w:r>
      <w:r w:rsidR="00122BE4" w:rsidRPr="00452988">
        <w:rPr>
          <w:rFonts w:cstheme="minorHAnsi"/>
          <w:b/>
          <w:bCs/>
        </w:rPr>
        <w:fldChar w:fldCharType="end"/>
      </w:r>
      <w:r w:rsidR="00122BE4">
        <w:rPr>
          <w:rFonts w:cstheme="minorHAnsi"/>
        </w:rPr>
        <w:t xml:space="preserve"> conceptualizes</w:t>
      </w:r>
      <w:r w:rsidR="00844D8F" w:rsidRPr="00090302">
        <w:rPr>
          <w:rFonts w:cstheme="minorHAnsi"/>
        </w:rPr>
        <w:t xml:space="preserve"> this </w:t>
      </w:r>
      <w:r w:rsidR="00D44F18">
        <w:rPr>
          <w:rFonts w:cstheme="minorHAnsi"/>
        </w:rPr>
        <w:t>point</w:t>
      </w:r>
      <w:r w:rsidR="00844D8F" w:rsidRPr="00090302">
        <w:rPr>
          <w:rFonts w:cstheme="minorHAnsi"/>
        </w:rPr>
        <w:t xml:space="preserve">. The </w:t>
      </w:r>
      <w:r w:rsidR="00D92EBD">
        <w:rPr>
          <w:rFonts w:cstheme="minorHAnsi"/>
        </w:rPr>
        <w:t xml:space="preserve">cumulative distribution </w:t>
      </w:r>
      <w:r w:rsidR="00D15DAA">
        <w:rPr>
          <w:rFonts w:cstheme="minorHAnsi"/>
        </w:rPr>
        <w:t>function (</w:t>
      </w:r>
      <w:r w:rsidR="00844D8F" w:rsidRPr="00090302">
        <w:rPr>
          <w:rFonts w:cstheme="minorHAnsi"/>
        </w:rPr>
        <w:t>CDF</w:t>
      </w:r>
      <w:r w:rsidR="00D15DAA">
        <w:rPr>
          <w:rFonts w:cstheme="minorHAnsi"/>
        </w:rPr>
        <w:t>)</w:t>
      </w:r>
      <w:r w:rsidR="00844D8F" w:rsidRPr="00090302">
        <w:rPr>
          <w:rFonts w:cstheme="minorHAnsi"/>
        </w:rPr>
        <w:t xml:space="preserve"> (</w:t>
      </w:r>
      <w:r w:rsidR="00040D9C">
        <w:rPr>
          <w:rFonts w:cstheme="minorHAnsi"/>
        </w:rPr>
        <w:t>a</w:t>
      </w:r>
      <w:r w:rsidR="00844D8F" w:rsidRPr="00090302">
        <w:rPr>
          <w:rFonts w:cstheme="minorHAnsi"/>
        </w:rPr>
        <w:t xml:space="preserve">) represents a typical convective rainfall event that would satisfy the criterion to issue a warning for extreme </w:t>
      </w:r>
      <w:r w:rsidR="00844D8F">
        <w:rPr>
          <w:rFonts w:cstheme="minorHAnsi"/>
        </w:rPr>
        <w:t>localized</w:t>
      </w:r>
      <w:r w:rsidR="00844D8F" w:rsidRPr="00090302">
        <w:rPr>
          <w:rFonts w:cstheme="minorHAnsi"/>
        </w:rPr>
        <w:t xml:space="preserve"> rainfall. Whilst the CDFs </w:t>
      </w:r>
      <w:r w:rsidR="00844D8F" w:rsidRPr="00090302">
        <w:rPr>
          <w:rFonts w:cstheme="minorHAnsi"/>
        </w:rPr>
        <w:lastRenderedPageBreak/>
        <w:t>(</w:t>
      </w:r>
      <w:r w:rsidR="00040D9C">
        <w:rPr>
          <w:rFonts w:cstheme="minorHAnsi"/>
        </w:rPr>
        <w:t>b</w:t>
      </w:r>
      <w:r w:rsidR="00844D8F" w:rsidRPr="00090302">
        <w:rPr>
          <w:rFonts w:cstheme="minorHAnsi"/>
        </w:rPr>
        <w:t>), (</w:t>
      </w:r>
      <w:r w:rsidR="00040D9C">
        <w:rPr>
          <w:rFonts w:cstheme="minorHAnsi"/>
        </w:rPr>
        <w:t>c</w:t>
      </w:r>
      <w:r w:rsidR="00844D8F" w:rsidRPr="00090302">
        <w:rPr>
          <w:rFonts w:cstheme="minorHAnsi"/>
        </w:rPr>
        <w:t>), and (</w:t>
      </w:r>
      <w:r w:rsidR="00040D9C">
        <w:rPr>
          <w:rFonts w:cstheme="minorHAnsi"/>
        </w:rPr>
        <w:t>d</w:t>
      </w:r>
      <w:r w:rsidR="00844D8F" w:rsidRPr="00090302">
        <w:rPr>
          <w:rFonts w:cstheme="minorHAnsi"/>
        </w:rPr>
        <w:t>) would also satisfy this criterion (</w:t>
      </w:r>
      <w:r w:rsidR="00040D9C" w:rsidRPr="00090302">
        <w:rPr>
          <w:rFonts w:cstheme="minorHAnsi"/>
        </w:rPr>
        <w:t>i.e.,</w:t>
      </w:r>
      <w:r w:rsidR="00844D8F" w:rsidRPr="00090302">
        <w:rPr>
          <w:rFonts w:cstheme="minorHAnsi"/>
        </w:rPr>
        <w:t xml:space="preserve"> 15 mm/12h are obtained at smaller percentiles than the 85</w:t>
      </w:r>
      <w:r w:rsidR="00844D8F" w:rsidRPr="00090302">
        <w:rPr>
          <w:rFonts w:cstheme="minorHAnsi"/>
          <w:vertAlign w:val="superscript"/>
        </w:rPr>
        <w:t>th</w:t>
      </w:r>
      <w:r w:rsidR="00844D8F" w:rsidRPr="00090302">
        <w:rPr>
          <w:rFonts w:cstheme="minorHAnsi"/>
        </w:rPr>
        <w:t>), they have different probability structures for rainfall values greater than 15 mm/12h.  For example, (</w:t>
      </w:r>
      <w:r w:rsidR="00040D9C">
        <w:rPr>
          <w:rFonts w:cstheme="minorHAnsi"/>
        </w:rPr>
        <w:t>b</w:t>
      </w:r>
      <w:r w:rsidR="00844D8F" w:rsidRPr="00090302">
        <w:rPr>
          <w:rFonts w:cstheme="minorHAnsi"/>
        </w:rPr>
        <w:t>) does not show any probabilities of having a rainfall event much higher than 15 mm/12h , while (</w:t>
      </w:r>
      <w:r w:rsidR="00040D9C">
        <w:rPr>
          <w:rFonts w:cstheme="minorHAnsi"/>
        </w:rPr>
        <w:t>d</w:t>
      </w:r>
      <w:r w:rsidR="00844D8F" w:rsidRPr="00090302">
        <w:rPr>
          <w:rFonts w:cstheme="minorHAnsi"/>
        </w:rPr>
        <w:t>), although is very similar to (</w:t>
      </w:r>
      <w:r w:rsidR="00040D9C">
        <w:rPr>
          <w:rFonts w:cstheme="minorHAnsi"/>
        </w:rPr>
        <w:t>b</w:t>
      </w:r>
      <w:r w:rsidR="00844D8F" w:rsidRPr="00090302">
        <w:rPr>
          <w:rFonts w:cstheme="minorHAnsi"/>
        </w:rPr>
        <w:t>) around the 85</w:t>
      </w:r>
      <w:r w:rsidR="00844D8F" w:rsidRPr="00090302">
        <w:rPr>
          <w:rFonts w:cstheme="minorHAnsi"/>
          <w:vertAlign w:val="superscript"/>
        </w:rPr>
        <w:t>th</w:t>
      </w:r>
      <w:r w:rsidR="00844D8F" w:rsidRPr="00090302">
        <w:rPr>
          <w:rFonts w:cstheme="minorHAnsi"/>
        </w:rPr>
        <w:t xml:space="preserve"> percentile, it shows some (although small) probabilities of having a much more extreme </w:t>
      </w:r>
      <w:r w:rsidR="00844D8F">
        <w:rPr>
          <w:rFonts w:cstheme="minorHAnsi"/>
        </w:rPr>
        <w:t>localized</w:t>
      </w:r>
      <w:r w:rsidR="00844D8F" w:rsidRPr="00090302">
        <w:rPr>
          <w:rFonts w:cstheme="minorHAnsi"/>
        </w:rPr>
        <w:t xml:space="preserve"> rainfall event. This is important information for a forecaster because the impacts of the rainfall event in (</w:t>
      </w:r>
      <w:r w:rsidR="00040D9C">
        <w:rPr>
          <w:rFonts w:cstheme="minorHAnsi"/>
        </w:rPr>
        <w:t>d</w:t>
      </w:r>
      <w:r w:rsidR="00844D8F" w:rsidRPr="00090302">
        <w:rPr>
          <w:rFonts w:cstheme="minorHAnsi"/>
        </w:rPr>
        <w:t>) can be much higher than those for the rainfall event represented by (</w:t>
      </w:r>
      <w:r w:rsidR="00040D9C">
        <w:rPr>
          <w:rFonts w:cstheme="minorHAnsi"/>
        </w:rPr>
        <w:t>b</w:t>
      </w:r>
      <w:r w:rsidR="00844D8F" w:rsidRPr="00090302">
        <w:rPr>
          <w:rFonts w:cstheme="minorHAnsi"/>
        </w:rPr>
        <w:t>), even if the probabilities are very small (</w:t>
      </w:r>
      <w:r w:rsidR="00040D9C" w:rsidRPr="00090302">
        <w:rPr>
          <w:rFonts w:cstheme="minorHAnsi"/>
        </w:rPr>
        <w:t>i.e.,</w:t>
      </w:r>
      <w:r w:rsidR="00844D8F" w:rsidRPr="00090302">
        <w:rPr>
          <w:rFonts w:cstheme="minorHAnsi"/>
        </w:rPr>
        <w:t xml:space="preserve"> around 1 or 2%). The CDF (</w:t>
      </w:r>
      <w:r w:rsidR="00040D9C">
        <w:rPr>
          <w:rFonts w:cstheme="minorHAnsi"/>
        </w:rPr>
        <w:t>c</w:t>
      </w:r>
      <w:r w:rsidR="00844D8F" w:rsidRPr="00090302">
        <w:rPr>
          <w:rFonts w:cstheme="minorHAnsi"/>
        </w:rPr>
        <w:t xml:space="preserve">) represents another possible rainfall event, this time with high probabilities of having </w:t>
      </w:r>
      <w:r w:rsidR="00FB5CF5">
        <w:rPr>
          <w:rFonts w:cstheme="minorHAnsi"/>
        </w:rPr>
        <w:t>greater</w:t>
      </w:r>
      <w:r w:rsidR="00844D8F" w:rsidRPr="00090302">
        <w:rPr>
          <w:rFonts w:cstheme="minorHAnsi"/>
        </w:rPr>
        <w:t xml:space="preserve"> rainfall on average at the grid-box scale than (</w:t>
      </w:r>
      <w:r w:rsidR="00040D9C">
        <w:rPr>
          <w:rFonts w:cstheme="minorHAnsi"/>
        </w:rPr>
        <w:t>b</w:t>
      </w:r>
      <w:r w:rsidR="00844D8F" w:rsidRPr="00090302">
        <w:rPr>
          <w:rFonts w:cstheme="minorHAnsi"/>
        </w:rPr>
        <w:t>) and (</w:t>
      </w:r>
      <w:r w:rsidR="00040D9C">
        <w:rPr>
          <w:rFonts w:cstheme="minorHAnsi"/>
        </w:rPr>
        <w:t>d</w:t>
      </w:r>
      <w:r w:rsidR="00844D8F" w:rsidRPr="00090302">
        <w:rPr>
          <w:rFonts w:cstheme="minorHAnsi"/>
        </w:rPr>
        <w:t>), although the tail is not as big as the tail in (</w:t>
      </w:r>
      <w:r w:rsidR="00040D9C">
        <w:rPr>
          <w:rFonts w:cstheme="minorHAnsi"/>
        </w:rPr>
        <w:t>d</w:t>
      </w:r>
      <w:r w:rsidR="00844D8F" w:rsidRPr="00090302">
        <w:rPr>
          <w:rFonts w:cstheme="minorHAnsi"/>
        </w:rPr>
        <w:t>). Finally, the CDF (</w:t>
      </w:r>
      <w:r w:rsidR="00040D9C">
        <w:rPr>
          <w:rFonts w:cstheme="minorHAnsi"/>
        </w:rPr>
        <w:t>e</w:t>
      </w:r>
      <w:r w:rsidR="00844D8F" w:rsidRPr="00090302">
        <w:rPr>
          <w:rFonts w:cstheme="minorHAnsi"/>
        </w:rPr>
        <w:t xml:space="preserve">) represents an event that would have not triggered any warning. However, it shows some chance </w:t>
      </w:r>
      <w:r w:rsidR="00FB5CF5">
        <w:rPr>
          <w:rFonts w:cstheme="minorHAnsi"/>
        </w:rPr>
        <w:t>of</w:t>
      </w:r>
      <w:r w:rsidR="00844D8F" w:rsidRPr="00090302">
        <w:rPr>
          <w:rFonts w:cstheme="minorHAnsi"/>
        </w:rPr>
        <w:t xml:space="preserve"> a very extreme </w:t>
      </w:r>
      <w:r w:rsidR="00844D8F">
        <w:rPr>
          <w:rFonts w:cstheme="minorHAnsi"/>
        </w:rPr>
        <w:t>localized</w:t>
      </w:r>
      <w:r w:rsidR="00844D8F" w:rsidRPr="00090302">
        <w:rPr>
          <w:rFonts w:cstheme="minorHAnsi"/>
        </w:rPr>
        <w:t xml:space="preserve"> rainfall event, and therefore its impacts </w:t>
      </w:r>
      <w:bookmarkStart w:id="36" w:name="_Ref77283248"/>
      <w:r w:rsidR="00D72068">
        <w:rPr>
          <w:noProof/>
        </w:rPr>
        <mc:AlternateContent>
          <mc:Choice Requires="wps">
            <w:drawing>
              <wp:anchor distT="0" distB="0" distL="114300" distR="114300" simplePos="0" relativeHeight="251670016" behindDoc="0" locked="0" layoutInCell="1" allowOverlap="1" wp14:anchorId="5EB318D5" wp14:editId="7A844C31">
                <wp:simplePos x="0" y="0"/>
                <wp:positionH relativeFrom="margin">
                  <wp:align>left</wp:align>
                </wp:positionH>
                <wp:positionV relativeFrom="page">
                  <wp:posOffset>6358255</wp:posOffset>
                </wp:positionV>
                <wp:extent cx="6286500" cy="7715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286500" cy="771525"/>
                        </a:xfrm>
                        <a:prstGeom prst="rect">
                          <a:avLst/>
                        </a:prstGeom>
                        <a:noFill/>
                        <a:ln>
                          <a:noFill/>
                        </a:ln>
                      </wps:spPr>
                      <wps:txbx>
                        <w:txbxContent>
                          <w:p w14:paraId="43431656" w14:textId="4BB0C9D0" w:rsidR="00A56B21" w:rsidRPr="009C0DA8" w:rsidRDefault="00A56B21" w:rsidP="0047689D">
                            <w:pPr>
                              <w:pStyle w:val="CaptionNew"/>
                              <w:keepLines/>
                            </w:pPr>
                            <w:bookmarkStart w:id="37"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CC6E1E">
                              <w:rPr>
                                <w:b/>
                                <w:bCs/>
                                <w:noProof/>
                              </w:rPr>
                              <w:t>8</w:t>
                            </w:r>
                            <w:r w:rsidRPr="00EB7C89">
                              <w:rPr>
                                <w:b/>
                                <w:bCs/>
                                <w:noProof/>
                              </w:rPr>
                              <w:fldChar w:fldCharType="end"/>
                            </w:r>
                            <w:bookmarkEnd w:id="37"/>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18D5" id="Text Box 6" o:spid="_x0000_s1033" type="#_x0000_t202" style="position:absolute;left:0;text-align:left;margin-left:0;margin-top:500.65pt;width:495pt;height:60.7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" filled="f" stroked="f">
                <v:textbox inset="0,0,0,0">
                  <w:txbxContent>
                    <w:p w14:paraId="43431656" w14:textId="4BB0C9D0" w:rsidR="00A56B21" w:rsidRPr="009C0DA8" w:rsidRDefault="00A56B21" w:rsidP="0047689D">
                      <w:pPr>
                        <w:pStyle w:val="CaptionNew"/>
                        <w:keepLines/>
                      </w:pPr>
                      <w:bookmarkStart w:id="38"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sidR="00CC6E1E">
                        <w:rPr>
                          <w:b/>
                          <w:bCs/>
                          <w:noProof/>
                        </w:rPr>
                        <w:t>8</w:t>
                      </w:r>
                      <w:r w:rsidRPr="00EB7C89">
                        <w:rPr>
                          <w:b/>
                          <w:bCs/>
                          <w:noProof/>
                        </w:rPr>
                        <w:fldChar w:fldCharType="end"/>
                      </w:r>
                      <w:bookmarkEnd w:id="38"/>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v:textbox>
                <w10:wrap type="topAndBottom" anchorx="margin" anchory="page"/>
              </v:shape>
            </w:pict>
          </mc:Fallback>
        </mc:AlternateContent>
      </w:r>
      <w:bookmarkEnd w:id="36"/>
      <w:r w:rsidR="00844D8F" w:rsidRPr="00090302">
        <w:rPr>
          <w:rFonts w:cstheme="minorHAnsi"/>
        </w:rPr>
        <w:t>could be severe. All this information would be lost if considering only one percentile and one rainfall threshold.</w:t>
      </w:r>
      <w:r w:rsidR="0023611A">
        <w:rPr>
          <w:rFonts w:cstheme="minorHAnsi"/>
        </w:rPr>
        <w:t xml:space="preserve"> </w:t>
      </w:r>
      <w:r w:rsidR="0023611A" w:rsidRPr="00A708E0">
        <w:rPr>
          <w:rFonts w:cstheme="minorHAnsi"/>
        </w:rPr>
        <w:t xml:space="preserve">If a meteorological service does not have a requirement for this type of information (e.g. no action can be taken on very small probabilities), there would be scope to explore with their users how to exploit this additional low probability but potentially </w:t>
      </w:r>
      <w:r w:rsidR="00724746" w:rsidRPr="00A708E0">
        <w:rPr>
          <w:rFonts w:cstheme="minorHAnsi"/>
          <w:noProof/>
        </w:rPr>
        <w:drawing>
          <wp:anchor distT="0" distB="0" distL="114300" distR="114300" simplePos="0" relativeHeight="251685376" behindDoc="0" locked="0" layoutInCell="1" allowOverlap="1" wp14:anchorId="61C0A9D0" wp14:editId="48EC6491">
            <wp:simplePos x="0" y="0"/>
            <wp:positionH relativeFrom="column">
              <wp:posOffset>1375410</wp:posOffset>
            </wp:positionH>
            <wp:positionV relativeFrom="page">
              <wp:posOffset>2870835</wp:posOffset>
            </wp:positionV>
            <wp:extent cx="3419475" cy="3419475"/>
            <wp:effectExtent l="0" t="0" r="9525" b="952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anchor>
        </w:drawing>
      </w:r>
      <w:r w:rsidR="0023611A" w:rsidRPr="00A708E0">
        <w:rPr>
          <w:rFonts w:cstheme="minorHAnsi"/>
        </w:rPr>
        <w:t xml:space="preserve">high-impact information. </w:t>
      </w:r>
    </w:p>
    <w:p w14:paraId="186929B9" w14:textId="0E463191" w:rsidR="00B8538E" w:rsidRDefault="00B7690E" w:rsidP="00C658F9">
      <w:pPr>
        <w:rPr>
          <w:rFonts w:cstheme="minorHAnsi"/>
        </w:rPr>
      </w:pPr>
      <w:r>
        <w:rPr>
          <w:rFonts w:cstheme="minorHAnsi"/>
        </w:rPr>
        <w:t>Moreover,</w:t>
      </w:r>
      <w:r w:rsidR="00E9719C">
        <w:rPr>
          <w:rFonts w:cstheme="minorHAnsi"/>
        </w:rPr>
        <w:t xml:space="preserve"> </w:t>
      </w:r>
      <w:r w:rsidR="00E9719C">
        <w:t>previous case study analysis conducted at ECMW</w:t>
      </w:r>
      <w:r w:rsidR="00477FC9">
        <w:t>F</w:t>
      </w:r>
      <w:r w:rsidR="00E9719C">
        <w:t xml:space="preserve"> suggest that</w:t>
      </w:r>
      <w:r w:rsidR="00F50351">
        <w:rPr>
          <w:rFonts w:cstheme="minorHAnsi"/>
        </w:rPr>
        <w:t xml:space="preserve"> </w:t>
      </w:r>
      <w:r w:rsidR="00F86FAB" w:rsidRPr="009C7A5B">
        <w:rPr>
          <w:rFonts w:cstheme="minorHAnsi"/>
        </w:rPr>
        <w:t>the raw ENS and ecPoint-Rainfall’s CDFs tend to cross around the 85th percentile.</w:t>
      </w:r>
      <w:r w:rsidR="009E1FF6">
        <w:rPr>
          <w:rFonts w:cstheme="minorHAnsi"/>
        </w:rPr>
        <w:t xml:space="preserve"> </w:t>
      </w:r>
      <w:r w:rsidR="00BE6300" w:rsidRPr="009C7A5B">
        <w:rPr>
          <w:rFonts w:cstheme="minorHAnsi"/>
        </w:rPr>
        <w:t xml:space="preserve">This can be also seen in </w:t>
      </w:r>
      <w:r w:rsidR="00BE6300">
        <w:rPr>
          <w:rFonts w:cstheme="minorHAnsi"/>
        </w:rPr>
        <w:t>IMN’s</w:t>
      </w:r>
      <w:r w:rsidR="00BE6300" w:rsidRPr="009C7A5B">
        <w:rPr>
          <w:rFonts w:cstheme="minorHAnsi"/>
        </w:rPr>
        <w:t xml:space="preserve"> case study </w:t>
      </w:r>
      <w:r w:rsidR="00BE6300">
        <w:rPr>
          <w:rFonts w:cstheme="minorHAnsi"/>
        </w:rPr>
        <w:t>b</w:t>
      </w:r>
      <w:r w:rsidR="00BE6300" w:rsidRPr="009C7A5B">
        <w:rPr>
          <w:rFonts w:cstheme="minorHAnsi"/>
        </w:rPr>
        <w:t>y comparing the forecasts of the 85</w:t>
      </w:r>
      <w:r w:rsidR="00BE6300" w:rsidRPr="009C7A5B">
        <w:rPr>
          <w:rFonts w:cstheme="minorHAnsi"/>
          <w:vertAlign w:val="superscript"/>
        </w:rPr>
        <w:t>th</w:t>
      </w:r>
      <w:r w:rsidR="00BE6300" w:rsidRPr="009C7A5B">
        <w:rPr>
          <w:rFonts w:cstheme="minorHAnsi"/>
        </w:rPr>
        <w:t xml:space="preserve"> percentile of ecPoint-Rainfall (</w:t>
      </w:r>
      <w:r w:rsidR="00BE6300">
        <w:rPr>
          <w:rFonts w:cstheme="minorHAnsi"/>
        </w:rPr>
        <w:t xml:space="preserve">forecasts, </w:t>
      </w:r>
      <w:r w:rsidR="00BE6300" w:rsidRPr="009C7A5B">
        <w:rPr>
          <w:rFonts w:cstheme="minorHAnsi"/>
        </w:rPr>
        <w:t>first column) and the 85</w:t>
      </w:r>
      <w:r w:rsidR="00BE6300" w:rsidRPr="009C7A5B">
        <w:rPr>
          <w:rFonts w:cstheme="minorHAnsi"/>
          <w:vertAlign w:val="superscript"/>
        </w:rPr>
        <w:t>th</w:t>
      </w:r>
      <w:r w:rsidR="00BE6300" w:rsidRPr="009C7A5B">
        <w:rPr>
          <w:rFonts w:cstheme="minorHAnsi"/>
        </w:rPr>
        <w:t xml:space="preserve"> percentile of the Raw ENS (</w:t>
      </w:r>
      <w:r w:rsidR="00BE6300">
        <w:rPr>
          <w:rFonts w:cstheme="minorHAnsi"/>
        </w:rPr>
        <w:t xml:space="preserve">forecasts, </w:t>
      </w:r>
      <w:r w:rsidR="00BE6300" w:rsidRPr="009C7A5B">
        <w:rPr>
          <w:rFonts w:cstheme="minorHAnsi"/>
        </w:rPr>
        <w:t>second column) in</w:t>
      </w:r>
      <w:r w:rsidR="00BE6300">
        <w:rPr>
          <w:rFonts w:cstheme="minorHAnsi"/>
        </w:rPr>
        <w:t xml:space="preserve"> </w:t>
      </w:r>
      <w:r w:rsidR="00BE6300">
        <w:rPr>
          <w:rFonts w:cstheme="minorHAnsi"/>
        </w:rPr>
        <w:fldChar w:fldCharType="begin"/>
      </w:r>
      <w:r w:rsidR="00BE6300">
        <w:rPr>
          <w:rFonts w:cstheme="minorHAnsi"/>
        </w:rPr>
        <w:instrText xml:space="preserve"> REF _Ref77015999 \h </w:instrText>
      </w:r>
      <w:r w:rsidR="00BE6300">
        <w:rPr>
          <w:rFonts w:cstheme="minorHAnsi"/>
        </w:rPr>
      </w:r>
      <w:r w:rsidR="00BE6300">
        <w:rPr>
          <w:rFonts w:cstheme="minorHAnsi"/>
        </w:rPr>
        <w:fldChar w:fldCharType="separate"/>
      </w:r>
      <w:r w:rsidR="00CC6E1E" w:rsidRPr="00AA3121">
        <w:rPr>
          <w:b/>
          <w:bCs/>
        </w:rPr>
        <w:t xml:space="preserve">Fig. </w:t>
      </w:r>
      <w:r w:rsidR="00CC6E1E">
        <w:rPr>
          <w:b/>
          <w:bCs/>
          <w:noProof/>
        </w:rPr>
        <w:t>6</w:t>
      </w:r>
      <w:r w:rsidR="00BE6300">
        <w:rPr>
          <w:rFonts w:cstheme="minorHAnsi"/>
        </w:rPr>
        <w:fldChar w:fldCharType="end"/>
      </w:r>
      <w:r w:rsidR="00BE6300" w:rsidRPr="009C7A5B">
        <w:rPr>
          <w:rFonts w:cstheme="minorHAnsi"/>
        </w:rPr>
        <w:t xml:space="preserve">. </w:t>
      </w:r>
      <w:r w:rsidR="002B14B6" w:rsidRPr="00FF3952">
        <w:rPr>
          <w:rFonts w:cstheme="minorHAnsi"/>
        </w:rPr>
        <w:t xml:space="preserve">We expect that the crossing point for other ensemble systems would be the same because this reflects a general property of point rainfall observation distributions around the world (provided the grid-scale biases in those systems are similar). </w:t>
      </w:r>
    </w:p>
    <w:p w14:paraId="01FEF90D" w14:textId="6F676917" w:rsidR="00372DBA" w:rsidRPr="009C7A5B" w:rsidRDefault="00372DBA" w:rsidP="007D79C5">
      <w:pPr>
        <w:pStyle w:val="Titolo2"/>
      </w:pPr>
      <w:bookmarkStart w:id="39" w:name="_Toc72741660"/>
      <w:r w:rsidRPr="009C7A5B">
        <w:t xml:space="preserve">On the underestimation of </w:t>
      </w:r>
      <w:r w:rsidR="00285C2F">
        <w:t>localized rainfall extremes</w:t>
      </w:r>
      <w:r w:rsidRPr="009C7A5B">
        <w:t xml:space="preserve"> by ecPoint-Rainfall</w:t>
      </w:r>
      <w:bookmarkEnd w:id="39"/>
    </w:p>
    <w:p w14:paraId="4E6C8B52" w14:textId="7455ADB9" w:rsidR="00B510DE" w:rsidRDefault="00B510DE" w:rsidP="002313D7">
      <w:pPr>
        <w:ind w:firstLine="0"/>
        <w:rPr>
          <w:rFonts w:cstheme="minorHAnsi"/>
        </w:rPr>
      </w:pPr>
      <w:r w:rsidRPr="009C7A5B">
        <w:rPr>
          <w:rFonts w:cstheme="minorHAnsi"/>
        </w:rPr>
        <w:t>The observed rainfall patterns for the rainfall on October 4</w:t>
      </w:r>
      <w:r w:rsidRPr="009C7A5B">
        <w:rPr>
          <w:rFonts w:cstheme="minorHAnsi"/>
          <w:vertAlign w:val="superscript"/>
        </w:rPr>
        <w:t>th</w:t>
      </w:r>
      <w:r w:rsidRPr="009C7A5B">
        <w:rPr>
          <w:rFonts w:cstheme="minorHAnsi"/>
        </w:rPr>
        <w:t xml:space="preserve"> </w:t>
      </w:r>
      <w:r w:rsidR="001709D7">
        <w:rPr>
          <w:rFonts w:cstheme="minorHAnsi"/>
        </w:rPr>
        <w:t xml:space="preserve">in Costa Rica </w:t>
      </w:r>
      <w:r w:rsidRPr="009C7A5B">
        <w:rPr>
          <w:rFonts w:cstheme="minorHAnsi"/>
        </w:rPr>
        <w:t>(</w:t>
      </w:r>
      <w:r w:rsidRPr="009C7A5B">
        <w:rPr>
          <w:rFonts w:cstheme="minorHAnsi"/>
        </w:rPr>
        <w:fldChar w:fldCharType="begin"/>
      </w:r>
      <w:r w:rsidRPr="009C7A5B">
        <w:rPr>
          <w:rFonts w:cstheme="minorHAnsi"/>
        </w:rPr>
        <w:instrText xml:space="preserve"> REF _Ref77015999 \h </w:instrText>
      </w:r>
      <w:r>
        <w:rPr>
          <w:rFonts w:cstheme="minorHAnsi"/>
        </w:rPr>
        <w:instrText xml:space="preserve"> \* MERGEFORMAT </w:instrText>
      </w:r>
      <w:r w:rsidRPr="009C7A5B">
        <w:rPr>
          <w:rFonts w:cstheme="minorHAnsi"/>
        </w:rPr>
      </w:r>
      <w:r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Pr="009C7A5B">
        <w:rPr>
          <w:rFonts w:cstheme="minorHAnsi"/>
        </w:rPr>
        <w:fldChar w:fldCharType="end"/>
      </w:r>
      <w:r w:rsidRPr="00876A50">
        <w:rPr>
          <w:rFonts w:cstheme="minorHAnsi"/>
          <w:b/>
          <w:bCs/>
        </w:rPr>
        <w:t>d</w:t>
      </w:r>
      <w:r w:rsidRPr="009C7A5B">
        <w:rPr>
          <w:rFonts w:cstheme="minorHAnsi"/>
        </w:rPr>
        <w:t>) typify a low-probability high-impact event: high spatial variability of rainfall totals and very localized extremes</w:t>
      </w:r>
      <w:r w:rsidR="009C3681">
        <w:rPr>
          <w:rFonts w:cstheme="minorHAnsi"/>
        </w:rPr>
        <w:t xml:space="preserve"> </w:t>
      </w:r>
      <w:r w:rsidR="009C3681">
        <w:rPr>
          <w:rFonts w:cstheme="minorHAnsi"/>
        </w:rPr>
        <w:fldChar w:fldCharType="begin" w:fldLock="1"/>
      </w:r>
      <w:r w:rsidR="009C3681">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9C3681">
        <w:rPr>
          <w:rFonts w:cstheme="minorHAnsi"/>
        </w:rPr>
        <w:fldChar w:fldCharType="separate"/>
      </w:r>
      <w:r w:rsidR="009C3681" w:rsidRPr="009C3681">
        <w:rPr>
          <w:rFonts w:cstheme="minorHAnsi"/>
          <w:noProof/>
        </w:rPr>
        <w:t>(Legg &amp; Mylne, 2004)</w:t>
      </w:r>
      <w:r w:rsidR="009C3681">
        <w:rPr>
          <w:rFonts w:cstheme="minorHAnsi"/>
        </w:rPr>
        <w:fldChar w:fldCharType="end"/>
      </w:r>
      <w:r w:rsidRPr="009C7A5B">
        <w:rPr>
          <w:rFonts w:cstheme="minorHAnsi"/>
        </w:rPr>
        <w:t>.</w:t>
      </w:r>
      <w:r w:rsidR="009110BF">
        <w:rPr>
          <w:rFonts w:cstheme="minorHAnsi"/>
        </w:rPr>
        <w:t xml:space="preserve"> </w:t>
      </w:r>
      <w:r w:rsidRPr="009C7A5B">
        <w:rPr>
          <w:rFonts w:cstheme="minorHAnsi"/>
        </w:rPr>
        <w:t>As described by the intermediaries in section 4</w:t>
      </w:r>
      <w:r w:rsidR="00A245EC">
        <w:rPr>
          <w:rFonts w:cstheme="minorHAnsi"/>
        </w:rPr>
        <w:t>.1</w:t>
      </w:r>
      <w:r w:rsidRPr="009C7A5B">
        <w:rPr>
          <w:rFonts w:cstheme="minorHAnsi"/>
        </w:rPr>
        <w:t>, forecasters at IMN do not</w:t>
      </w:r>
      <w:r w:rsidR="00C167E9">
        <w:rPr>
          <w:rFonts w:cstheme="minorHAnsi"/>
        </w:rPr>
        <w:t xml:space="preserve"> generally</w:t>
      </w:r>
      <w:r w:rsidRPr="009C7A5B">
        <w:rPr>
          <w:rFonts w:cstheme="minorHAnsi"/>
        </w:rPr>
        <w:t xml:space="preserve"> look at global NWP models to forecast</w:t>
      </w:r>
      <w:del w:id="40" w:author="David Richardson" w:date="2021-09-08T09:41:00Z">
        <w:r w:rsidRPr="009C7A5B" w:rsidDel="00F611DE">
          <w:rPr>
            <w:rFonts w:cstheme="minorHAnsi"/>
          </w:rPr>
          <w:delText>s</w:delText>
        </w:r>
      </w:del>
      <w:r w:rsidRPr="009C7A5B">
        <w:rPr>
          <w:rFonts w:cstheme="minorHAnsi"/>
        </w:rPr>
        <w:t xml:space="preserve"> these type of rainfall events</w:t>
      </w:r>
      <w:r w:rsidR="00946E07">
        <w:rPr>
          <w:rFonts w:cstheme="minorHAnsi"/>
        </w:rPr>
        <w:t xml:space="preserve"> </w:t>
      </w:r>
      <w:r w:rsidR="00E37A78">
        <w:rPr>
          <w:rFonts w:cstheme="minorHAnsi"/>
        </w:rPr>
        <w:t>due to</w:t>
      </w:r>
      <w:r w:rsidR="00946E07">
        <w:rPr>
          <w:rFonts w:cstheme="minorHAnsi"/>
        </w:rPr>
        <w:t xml:space="preserve"> their coarse resolution</w:t>
      </w:r>
      <w:r w:rsidR="00BC1D57">
        <w:rPr>
          <w:rFonts w:cstheme="minorHAnsi"/>
        </w:rPr>
        <w:t>.</w:t>
      </w:r>
      <w:r w:rsidR="00946E07">
        <w:rPr>
          <w:rFonts w:cstheme="minorHAnsi"/>
        </w:rPr>
        <w:t xml:space="preserve"> </w:t>
      </w:r>
      <w:r w:rsidR="003469C7" w:rsidRPr="009C7A5B">
        <w:rPr>
          <w:rFonts w:cstheme="minorHAnsi"/>
        </w:rPr>
        <w:t xml:space="preserve">From the informal discussions, it transpired that, even if IMN forecasters </w:t>
      </w:r>
      <w:r w:rsidR="00E37A78">
        <w:rPr>
          <w:rFonts w:cstheme="minorHAnsi"/>
        </w:rPr>
        <w:t>tested</w:t>
      </w:r>
      <w:r w:rsidR="003469C7" w:rsidRPr="009C7A5B">
        <w:rPr>
          <w:rFonts w:cstheme="minorHAnsi"/>
        </w:rPr>
        <w:t xml:space="preserve"> ecPoint-Rainfall to forecast extreme localized rainfall events, </w:t>
      </w:r>
      <w:r w:rsidR="00E37A78">
        <w:rPr>
          <w:rFonts w:cstheme="minorHAnsi"/>
        </w:rPr>
        <w:t>the post-processed forecasts were</w:t>
      </w:r>
      <w:r w:rsidR="003469C7" w:rsidRPr="009C7A5B">
        <w:rPr>
          <w:rFonts w:cstheme="minorHAnsi"/>
        </w:rPr>
        <w:t xml:space="preserve"> </w:t>
      </w:r>
      <w:r w:rsidR="006E08D7">
        <w:rPr>
          <w:rFonts w:cstheme="minorHAnsi"/>
        </w:rPr>
        <w:t>considered as</w:t>
      </w:r>
      <w:r w:rsidR="003469C7" w:rsidRPr="009C7A5B">
        <w:rPr>
          <w:rFonts w:cstheme="minorHAnsi"/>
        </w:rPr>
        <w:t xml:space="preserve"> global NWP models</w:t>
      </w:r>
      <w:r w:rsidR="003D48AE">
        <w:rPr>
          <w:rFonts w:cstheme="minorHAnsi"/>
        </w:rPr>
        <w:t xml:space="preserve"> and f</w:t>
      </w:r>
      <w:r w:rsidR="003D48AE" w:rsidRPr="009C7A5B">
        <w:rPr>
          <w:rFonts w:cstheme="minorHAnsi"/>
        </w:rPr>
        <w:t xml:space="preserve">or this reason, forecasters were not surprised when the </w:t>
      </w:r>
      <w:r w:rsidR="003D48AE">
        <w:rPr>
          <w:rFonts w:cstheme="minorHAnsi"/>
        </w:rPr>
        <w:t>product</w:t>
      </w:r>
      <w:r w:rsidR="003D48AE" w:rsidRPr="009C7A5B">
        <w:rPr>
          <w:rFonts w:cstheme="minorHAnsi"/>
        </w:rPr>
        <w:t xml:space="preserve"> underestimated the highest rainfall observations</w:t>
      </w:r>
      <w:r w:rsidR="003D48AE">
        <w:rPr>
          <w:rFonts w:cstheme="minorHAnsi"/>
        </w:rPr>
        <w:t xml:space="preserve"> in the Nicoya peninsula.</w:t>
      </w:r>
      <w:r w:rsidR="00314EF9">
        <w:rPr>
          <w:rFonts w:cstheme="minorHAnsi"/>
        </w:rPr>
        <w:t xml:space="preserve"> IMN</w:t>
      </w:r>
      <w:r w:rsidR="00314EF9" w:rsidRPr="009C7A5B">
        <w:rPr>
          <w:rFonts w:cstheme="minorHAnsi"/>
        </w:rPr>
        <w:t xml:space="preserve"> intermediaries provided the forecasts from WRF-1.5, typically used at IMN to forecast extreme localized rainfall events to demonstrate that km-scale models (1.5 km spatial resolution) are better at forecasting these type of rainfall events than global models. </w:t>
      </w:r>
    </w:p>
    <w:p w14:paraId="3B1FD5F2" w14:textId="77777777" w:rsidR="00EB7C89" w:rsidRPr="005E07F3" w:rsidRDefault="00EB7C89" w:rsidP="00EB7C89">
      <w:pPr>
        <w:pStyle w:val="Citazione"/>
        <w:rPr>
          <w:rFonts w:cstheme="minorHAnsi"/>
          <w:i w:val="0"/>
          <w:iCs w:val="0"/>
        </w:rPr>
      </w:pPr>
      <w:r w:rsidRPr="009C7A5B">
        <w:rPr>
          <w:rFonts w:cstheme="minorHAnsi"/>
        </w:rPr>
        <w:lastRenderedPageBreak/>
        <w:t xml:space="preserve">“ecPoint-Rainfall has an 18 km resolution. That is too coarse. Global models do not handle convection properly, and do not represent the real orography. To forecast localized rainfall in Costa Rica, which is a small country with complex orography, we need very high-resolution forecasts, otherwise the forecasts do not reach the observed values.” </w:t>
      </w:r>
      <w:r w:rsidRPr="009C7A5B">
        <w:rPr>
          <w:rFonts w:cstheme="minorHAnsi"/>
          <w:i w:val="0"/>
          <w:iCs w:val="0"/>
        </w:rPr>
        <w:t>(IMN)</w:t>
      </w:r>
    </w:p>
    <w:p w14:paraId="5901C155" w14:textId="6BFBA1E8" w:rsidR="00EB7C89" w:rsidRDefault="00EB7C89" w:rsidP="00EB7C89">
      <w:pPr>
        <w:pStyle w:val="CaptionTable"/>
      </w:pPr>
      <w:bookmarkStart w:id="41" w:name="_Ref78487981"/>
      <w:r w:rsidRPr="00A37402">
        <w:rPr>
          <w:b/>
          <w:bCs/>
        </w:rPr>
        <w:t xml:space="preserve">Table </w:t>
      </w:r>
      <w:r w:rsidRPr="00A37402">
        <w:rPr>
          <w:b/>
          <w:bCs/>
        </w:rPr>
        <w:fldChar w:fldCharType="begin"/>
      </w:r>
      <w:r w:rsidRPr="00A37402">
        <w:rPr>
          <w:b/>
          <w:bCs/>
        </w:rPr>
        <w:instrText xml:space="preserve"> SEQ Table \* ARABIC </w:instrText>
      </w:r>
      <w:r w:rsidRPr="00A37402">
        <w:rPr>
          <w:b/>
          <w:bCs/>
        </w:rPr>
        <w:fldChar w:fldCharType="separate"/>
      </w:r>
      <w:r w:rsidR="00CC6E1E">
        <w:rPr>
          <w:b/>
          <w:bCs/>
          <w:noProof/>
        </w:rPr>
        <w:t>9</w:t>
      </w:r>
      <w:r w:rsidRPr="00A37402">
        <w:fldChar w:fldCharType="end"/>
      </w:r>
      <w:bookmarkEnd w:id="41"/>
      <w:r w:rsidRPr="00A37402">
        <w:t xml:space="preserve"> - Prototype name, guidelines and example of products that could be derived from ecPoint-Rainfall</w:t>
      </w:r>
    </w:p>
    <w:tbl>
      <w:tblPr>
        <w:tblStyle w:val="Grigliatabella"/>
        <w:tblpPr w:leftFromText="181" w:rightFromText="181" w:vertAnchor="page" w:horzAnchor="margin" w:tblpY="2881"/>
        <w:tblOverlap w:val="nev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4686"/>
      </w:tblGrid>
      <w:tr w:rsidR="00EC19BE" w:rsidRPr="009C7A5B" w14:paraId="400F0B41" w14:textId="77777777" w:rsidTr="00EC19BE">
        <w:tc>
          <w:tcPr>
            <w:tcW w:w="5235" w:type="dxa"/>
            <w:shd w:val="clear" w:color="auto" w:fill="BFBFBF" w:themeFill="background1" w:themeFillShade="BF"/>
            <w:vAlign w:val="center"/>
          </w:tcPr>
          <w:p w14:paraId="0B0EDBAD"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 xml:space="preserve">Prototype product name and accompanying guidelines </w:t>
            </w:r>
          </w:p>
        </w:tc>
        <w:tc>
          <w:tcPr>
            <w:tcW w:w="4686" w:type="dxa"/>
            <w:shd w:val="clear" w:color="auto" w:fill="BFBFBF" w:themeFill="background1" w:themeFillShade="BF"/>
            <w:vAlign w:val="center"/>
          </w:tcPr>
          <w:p w14:paraId="540E34DE" w14:textId="77777777" w:rsidR="00EC19BE" w:rsidRPr="009C7A5B" w:rsidRDefault="00EC19BE" w:rsidP="00EC19BE">
            <w:pPr>
              <w:pStyle w:val="Didascalia"/>
              <w:keepNext/>
              <w:keepLines/>
              <w:ind w:firstLine="0"/>
              <w:jc w:val="center"/>
              <w:rPr>
                <w:rFonts w:cstheme="minorHAnsi"/>
                <w:b/>
                <w:bCs/>
              </w:rPr>
            </w:pPr>
            <w:r w:rsidRPr="009C7A5B">
              <w:rPr>
                <w:rFonts w:cstheme="minorHAnsi"/>
                <w:b/>
                <w:bCs/>
              </w:rPr>
              <w:t>Product example</w:t>
            </w:r>
          </w:p>
        </w:tc>
      </w:tr>
      <w:tr w:rsidR="00EC19BE" w:rsidRPr="009C7A5B" w14:paraId="44380FEC" w14:textId="77777777" w:rsidTr="00EC19BE">
        <w:tc>
          <w:tcPr>
            <w:tcW w:w="5235" w:type="dxa"/>
          </w:tcPr>
          <w:p w14:paraId="1C2F97F4"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Map plot of the probabilities of exceeding a rainfall threshold Y [in mm/accumulation period]</w:t>
            </w:r>
          </w:p>
          <w:p w14:paraId="68E52F39" w14:textId="28F366C3" w:rsidR="00EC19BE" w:rsidRPr="009C7A5B" w:rsidRDefault="00EC19BE" w:rsidP="00EC19BE">
            <w:pPr>
              <w:pStyle w:val="Citazione"/>
              <w:keepNext/>
              <w:keepLines/>
              <w:spacing w:before="60" w:after="60"/>
              <w:ind w:left="37" w:right="33" w:firstLine="0"/>
              <w:rPr>
                <w:rFonts w:cstheme="minorHAnsi"/>
                <w:i w:val="0"/>
                <w:iCs w:val="0"/>
                <w:color w:val="auto"/>
                <w:sz w:val="18"/>
                <w:szCs w:val="18"/>
              </w:rPr>
            </w:pPr>
            <w:r w:rsidRPr="009C7A5B">
              <w:rPr>
                <w:rFonts w:cstheme="minorHAnsi"/>
                <w:i w:val="0"/>
                <w:iCs w:val="0"/>
                <w:color w:val="auto"/>
                <w:sz w:val="18"/>
                <w:szCs w:val="18"/>
              </w:rPr>
              <w:t>It provides users with an idea o</w:t>
            </w:r>
            <w:r w:rsidR="005E476D">
              <w:rPr>
                <w:rFonts w:cstheme="minorHAnsi"/>
                <w:i w:val="0"/>
                <w:iCs w:val="0"/>
                <w:color w:val="auto"/>
                <w:sz w:val="18"/>
                <w:szCs w:val="18"/>
              </w:rPr>
              <w:t>f</w:t>
            </w:r>
            <w:r w:rsidRPr="009C7A5B">
              <w:rPr>
                <w:rFonts w:cstheme="minorHAnsi"/>
                <w:i w:val="0"/>
                <w:iCs w:val="0"/>
                <w:color w:val="auto"/>
                <w:sz w:val="18"/>
                <w:szCs w:val="18"/>
              </w:rPr>
              <w:t xml:space="preserve"> how likely it is to observe the event of interest. The rainfall threshold can be provided (1) by the experience of the local forecaster who knows what rainfall event might generate some impacts in the region of interest, or (2) from a (observational or model) rainfall climatology in case the forecaster doesn’t know what rainfall event might generate some impacts. This product does not provide any information on whether </w:t>
            </w:r>
            <w:r w:rsidR="005E476D">
              <w:rPr>
                <w:rFonts w:cstheme="minorHAnsi"/>
                <w:i w:val="0"/>
                <w:iCs w:val="0"/>
                <w:color w:val="auto"/>
                <w:sz w:val="18"/>
                <w:szCs w:val="18"/>
              </w:rPr>
              <w:t>larger</w:t>
            </w:r>
            <w:r w:rsidRPr="009C7A5B">
              <w:rPr>
                <w:rFonts w:cstheme="minorHAnsi"/>
                <w:i w:val="0"/>
                <w:iCs w:val="0"/>
                <w:color w:val="auto"/>
                <w:sz w:val="18"/>
                <w:szCs w:val="18"/>
              </w:rPr>
              <w:t xml:space="preserve"> rainfall events are likely to be observed, and with which likelihood.</w:t>
            </w:r>
          </w:p>
        </w:tc>
        <w:tc>
          <w:tcPr>
            <w:tcW w:w="4686" w:type="dxa"/>
          </w:tcPr>
          <w:p w14:paraId="3B5197C4" w14:textId="77777777" w:rsidR="00EC19BE" w:rsidRPr="009C7A5B" w:rsidRDefault="00EC19BE" w:rsidP="00EC19BE">
            <w:pPr>
              <w:keepNext/>
              <w:keepLines/>
              <w:ind w:firstLine="0"/>
              <w:jc w:val="left"/>
            </w:pPr>
            <w:r w:rsidRPr="009C7A5B">
              <w:rPr>
                <w:rFonts w:cstheme="minorHAnsi"/>
                <w:noProof/>
              </w:rPr>
              <w:drawing>
                <wp:inline distT="0" distB="0" distL="0" distR="0" wp14:anchorId="6A29D502" wp14:editId="61DDA1A4">
                  <wp:extent cx="2833370" cy="1733550"/>
                  <wp:effectExtent l="0" t="0" r="5080" b="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rotWithShape="1">
                          <a:blip r:embed="rId20" cstate="print">
                            <a:extLst>
                              <a:ext uri="{28A0092B-C50C-407E-A947-70E740481C1C}">
                                <a14:useLocalDpi xmlns:a14="http://schemas.microsoft.com/office/drawing/2010/main" val="0"/>
                              </a:ext>
                            </a:extLst>
                          </a:blip>
                          <a:srcRect b="49407"/>
                          <a:stretch/>
                        </pic:blipFill>
                        <pic:spPr bwMode="auto">
                          <a:xfrm>
                            <a:off x="0" y="0"/>
                            <a:ext cx="283337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047ED363" w14:textId="77777777" w:rsidTr="00EC19BE">
        <w:tc>
          <w:tcPr>
            <w:tcW w:w="5235" w:type="dxa"/>
            <w:shd w:val="clear" w:color="auto" w:fill="E7E6E6" w:themeFill="background2"/>
          </w:tcPr>
          <w:p w14:paraId="35C7A2C8" w14:textId="77777777" w:rsidR="00EC19BE" w:rsidRPr="009C7A5B" w:rsidRDefault="00EC19BE" w:rsidP="00EC19BE">
            <w:pPr>
              <w:pStyle w:val="Citazione"/>
              <w:keepNext/>
              <w:keepLines/>
              <w:numPr>
                <w:ilvl w:val="0"/>
                <w:numId w:val="6"/>
              </w:numPr>
              <w:spacing w:before="60" w:after="60"/>
              <w:ind w:left="321" w:right="33" w:hanging="321"/>
              <w:rPr>
                <w:rFonts w:cstheme="minorHAnsi"/>
                <w:i w:val="0"/>
                <w:iCs w:val="0"/>
                <w:color w:val="auto"/>
                <w:sz w:val="18"/>
                <w:szCs w:val="18"/>
                <w:u w:val="single"/>
              </w:rPr>
            </w:pPr>
            <w:r w:rsidRPr="009C7A5B">
              <w:rPr>
                <w:rFonts w:cstheme="minorHAnsi"/>
                <w:i w:val="0"/>
                <w:iCs w:val="0"/>
                <w:color w:val="auto"/>
                <w:sz w:val="18"/>
                <w:szCs w:val="18"/>
                <w:u w:val="single"/>
              </w:rPr>
              <w:t>Map plot for an X</w:t>
            </w:r>
            <w:r w:rsidRPr="009C7A5B">
              <w:rPr>
                <w:rFonts w:cstheme="minorHAnsi"/>
                <w:i w:val="0"/>
                <w:iCs w:val="0"/>
                <w:color w:val="auto"/>
                <w:sz w:val="18"/>
                <w:szCs w:val="18"/>
                <w:u w:val="single"/>
                <w:vertAlign w:val="superscript"/>
              </w:rPr>
              <w:t>th</w:t>
            </w:r>
            <w:r w:rsidRPr="009C7A5B">
              <w:rPr>
                <w:rFonts w:cstheme="minorHAnsi"/>
                <w:i w:val="0"/>
                <w:iCs w:val="0"/>
                <w:color w:val="auto"/>
                <w:sz w:val="18"/>
                <w:szCs w:val="18"/>
                <w:u w:val="single"/>
              </w:rPr>
              <w:t xml:space="preserve"> percentile</w:t>
            </w:r>
          </w:p>
          <w:p w14:paraId="46BCA886" w14:textId="5F363209" w:rsidR="00EC19BE" w:rsidRPr="009C7A5B" w:rsidRDefault="00EC19BE" w:rsidP="00EC19BE">
            <w:pPr>
              <w:keepNext/>
              <w:keepLines/>
              <w:spacing w:after="60"/>
              <w:ind w:firstLine="0"/>
              <w:rPr>
                <w:rFonts w:cstheme="minorHAnsi"/>
                <w:sz w:val="18"/>
                <w:szCs w:val="18"/>
              </w:rPr>
            </w:pPr>
            <w:r w:rsidRPr="009C7A5B">
              <w:rPr>
                <w:rFonts w:cstheme="minorHAnsi"/>
                <w:sz w:val="18"/>
                <w:szCs w:val="18"/>
              </w:rPr>
              <w:t xml:space="preserve">ecPoint aims to anticipate sub-grid variability and provide a wider distribution of possible rainfall values. The tail of </w:t>
            </w:r>
            <w:r>
              <w:rPr>
                <w:rFonts w:cstheme="minorHAnsi"/>
                <w:sz w:val="18"/>
                <w:szCs w:val="18"/>
              </w:rPr>
              <w:t xml:space="preserve">ecPoint-Rainfall’s </w:t>
            </w:r>
            <w:r w:rsidRPr="009C7A5B">
              <w:rPr>
                <w:rFonts w:cstheme="minorHAnsi"/>
                <w:sz w:val="18"/>
                <w:szCs w:val="18"/>
              </w:rPr>
              <w:t>distribution should capture those low-probability</w:t>
            </w:r>
            <w:r>
              <w:rPr>
                <w:rFonts w:cstheme="minorHAnsi"/>
                <w:sz w:val="18"/>
                <w:szCs w:val="18"/>
              </w:rPr>
              <w:t>,</w:t>
            </w:r>
            <w:r w:rsidRPr="009C7A5B">
              <w:rPr>
                <w:rFonts w:cstheme="minorHAnsi"/>
                <w:sz w:val="18"/>
                <w:szCs w:val="18"/>
              </w:rPr>
              <w:t xml:space="preserve"> extreme localized rainfall events</w:t>
            </w:r>
            <w:r>
              <w:rPr>
                <w:rFonts w:cstheme="minorHAnsi"/>
                <w:sz w:val="18"/>
                <w:szCs w:val="18"/>
              </w:rPr>
              <w:t xml:space="preserve"> (referred to as the “reasonable worst-case scenario”)</w:t>
            </w:r>
            <w:r w:rsidRPr="009C7A5B">
              <w:rPr>
                <w:rFonts w:cstheme="minorHAnsi"/>
                <w:sz w:val="18"/>
                <w:szCs w:val="18"/>
              </w:rPr>
              <w:t>. Therefore, it is recommended to plot high percentiles, ideally the 98</w:t>
            </w:r>
            <w:r w:rsidRPr="009C7A5B">
              <w:rPr>
                <w:rFonts w:cstheme="minorHAnsi"/>
                <w:sz w:val="18"/>
                <w:szCs w:val="18"/>
                <w:vertAlign w:val="superscript"/>
              </w:rPr>
              <w:t>th</w:t>
            </w:r>
            <w:r w:rsidRPr="009C7A5B">
              <w:rPr>
                <w:rFonts w:cstheme="minorHAnsi"/>
                <w:sz w:val="18"/>
                <w:szCs w:val="18"/>
              </w:rPr>
              <w:t xml:space="preserve"> or 99</w:t>
            </w:r>
            <w:r w:rsidRPr="009C7A5B">
              <w:rPr>
                <w:rFonts w:cstheme="minorHAnsi"/>
                <w:sz w:val="18"/>
                <w:szCs w:val="18"/>
                <w:vertAlign w:val="superscript"/>
              </w:rPr>
              <w:t>th</w:t>
            </w:r>
            <w:r w:rsidRPr="009C7A5B">
              <w:rPr>
                <w:rFonts w:cstheme="minorHAnsi"/>
                <w:sz w:val="18"/>
                <w:szCs w:val="18"/>
              </w:rPr>
              <w:t xml:space="preserve"> (</w:t>
            </w:r>
            <w:r w:rsidR="005E476D" w:rsidRPr="009C7A5B">
              <w:rPr>
                <w:rFonts w:cstheme="minorHAnsi"/>
                <w:sz w:val="18"/>
                <w:szCs w:val="18"/>
              </w:rPr>
              <w:t>i.e.,</w:t>
            </w:r>
            <w:r w:rsidRPr="009C7A5B">
              <w:rPr>
                <w:rFonts w:cstheme="minorHAnsi"/>
                <w:sz w:val="18"/>
                <w:szCs w:val="18"/>
              </w:rPr>
              <w:t xml:space="preserve"> 1 in 20 or 100 event, respectively)</w:t>
            </w:r>
            <w:r>
              <w:rPr>
                <w:rFonts w:cstheme="minorHAnsi"/>
                <w:sz w:val="18"/>
                <w:szCs w:val="18"/>
              </w:rPr>
              <w:t xml:space="preserve">. Lower percentiles would not catch the “reasonable worst-case scenario”. </w:t>
            </w:r>
            <w:r w:rsidRPr="009C7A5B">
              <w:rPr>
                <w:rFonts w:cstheme="minorHAnsi"/>
                <w:sz w:val="18"/>
                <w:szCs w:val="18"/>
              </w:rPr>
              <w:t xml:space="preserve"> Furthermore, </w:t>
            </w:r>
            <w:r>
              <w:rPr>
                <w:rFonts w:cstheme="minorHAnsi"/>
                <w:sz w:val="18"/>
                <w:szCs w:val="18"/>
              </w:rPr>
              <w:t>case study analysis</w:t>
            </w:r>
            <w:r w:rsidRPr="009C7A5B">
              <w:rPr>
                <w:rFonts w:cstheme="minorHAnsi"/>
                <w:sz w:val="18"/>
                <w:szCs w:val="18"/>
              </w:rPr>
              <w:t xml:space="preserve"> has shown that </w:t>
            </w:r>
            <w:r>
              <w:rPr>
                <w:rFonts w:cstheme="minorHAnsi"/>
                <w:sz w:val="18"/>
                <w:szCs w:val="18"/>
              </w:rPr>
              <w:t>ecPoint-Rainfall’s</w:t>
            </w:r>
            <w:r w:rsidRPr="009C7A5B">
              <w:rPr>
                <w:rFonts w:cstheme="minorHAnsi"/>
                <w:sz w:val="18"/>
                <w:szCs w:val="18"/>
              </w:rPr>
              <w:t xml:space="preserve"> 85</w:t>
            </w:r>
            <w:r w:rsidRPr="009C7A5B">
              <w:rPr>
                <w:rFonts w:cstheme="minorHAnsi"/>
                <w:sz w:val="18"/>
                <w:szCs w:val="18"/>
                <w:vertAlign w:val="superscript"/>
              </w:rPr>
              <w:t>th</w:t>
            </w:r>
            <w:r w:rsidRPr="009C7A5B">
              <w:rPr>
                <w:rFonts w:cstheme="minorHAnsi"/>
                <w:sz w:val="18"/>
                <w:szCs w:val="18"/>
              </w:rPr>
              <w:t xml:space="preserve"> percentile </w:t>
            </w:r>
            <w:r>
              <w:rPr>
                <w:rFonts w:cstheme="minorHAnsi"/>
                <w:sz w:val="18"/>
                <w:szCs w:val="18"/>
              </w:rPr>
              <w:t>tends to be</w:t>
            </w:r>
            <w:r w:rsidRPr="009C7A5B">
              <w:rPr>
                <w:rFonts w:cstheme="minorHAnsi"/>
                <w:sz w:val="18"/>
                <w:szCs w:val="18"/>
              </w:rPr>
              <w:t xml:space="preserve"> similar to ENS</w:t>
            </w:r>
            <w:r>
              <w:rPr>
                <w:rFonts w:cstheme="minorHAnsi"/>
                <w:sz w:val="18"/>
                <w:szCs w:val="18"/>
              </w:rPr>
              <w:t xml:space="preserve">. </w:t>
            </w:r>
            <w:r w:rsidRPr="009C7A5B">
              <w:rPr>
                <w:rFonts w:cstheme="minorHAnsi"/>
                <w:sz w:val="18"/>
                <w:szCs w:val="18"/>
              </w:rPr>
              <w:t xml:space="preserve">Particular attention should be </w:t>
            </w:r>
            <w:r>
              <w:rPr>
                <w:rFonts w:cstheme="minorHAnsi"/>
                <w:sz w:val="18"/>
                <w:szCs w:val="18"/>
              </w:rPr>
              <w:t>paid</w:t>
            </w:r>
            <w:r w:rsidRPr="009C7A5B">
              <w:rPr>
                <w:rFonts w:cstheme="minorHAnsi"/>
                <w:sz w:val="18"/>
                <w:szCs w:val="18"/>
              </w:rPr>
              <w:t xml:space="preserve"> to the fact that although the raw forecasts and ecPoint-Rainfall are provided with the same grid resolution, they do not refer to the same spatial scale. The first one provides rainfall averages over the grid-box, whilst ecPoint-Rainfall provides rainfall forecasts at a </w:t>
            </w:r>
            <w:r>
              <w:rPr>
                <w:rFonts w:cstheme="minorHAnsi"/>
                <w:sz w:val="18"/>
                <w:szCs w:val="18"/>
              </w:rPr>
              <w:t>point</w:t>
            </w:r>
            <w:r w:rsidRPr="009C7A5B">
              <w:rPr>
                <w:rFonts w:cstheme="minorHAnsi"/>
                <w:sz w:val="18"/>
                <w:szCs w:val="18"/>
              </w:rPr>
              <w:t xml:space="preserve"> within </w:t>
            </w:r>
            <w:r>
              <w:rPr>
                <w:rFonts w:cstheme="minorHAnsi"/>
                <w:sz w:val="18"/>
                <w:szCs w:val="18"/>
              </w:rPr>
              <w:t>the</w:t>
            </w:r>
            <w:r w:rsidRPr="009C7A5B">
              <w:rPr>
                <w:rFonts w:cstheme="minorHAnsi"/>
                <w:sz w:val="18"/>
                <w:szCs w:val="18"/>
              </w:rPr>
              <w:t xml:space="preserve"> grid-box</w:t>
            </w:r>
            <w:r>
              <w:rPr>
                <w:rFonts w:cstheme="minorHAnsi"/>
                <w:sz w:val="18"/>
                <w:szCs w:val="18"/>
              </w:rPr>
              <w:t>,</w:t>
            </w:r>
            <w:r w:rsidRPr="009C7A5B">
              <w:rPr>
                <w:rFonts w:cstheme="minorHAnsi"/>
                <w:sz w:val="18"/>
                <w:szCs w:val="18"/>
              </w:rPr>
              <w:t xml:space="preserve"> which can be much higher than the grid-box average in case of high rainfall sub-grid variability. However, nothing can be said on where that point is within the grid-box.</w:t>
            </w:r>
          </w:p>
        </w:tc>
        <w:tc>
          <w:tcPr>
            <w:tcW w:w="4686" w:type="dxa"/>
            <w:shd w:val="clear" w:color="auto" w:fill="E7E6E6" w:themeFill="background2"/>
          </w:tcPr>
          <w:p w14:paraId="4E99FCAA" w14:textId="77777777" w:rsidR="00EC19BE" w:rsidRPr="009C7A5B" w:rsidRDefault="00EC19BE" w:rsidP="00EC19BE">
            <w:pPr>
              <w:keepNext/>
              <w:keepLines/>
              <w:ind w:firstLine="0"/>
              <w:jc w:val="left"/>
              <w:rPr>
                <w:rFonts w:cstheme="minorHAnsi"/>
                <w:sz w:val="18"/>
                <w:szCs w:val="18"/>
              </w:rPr>
            </w:pPr>
            <w:r w:rsidRPr="009C7A5B">
              <w:rPr>
                <w:rFonts w:cstheme="minorHAnsi"/>
                <w:noProof/>
                <w:sz w:val="18"/>
                <w:szCs w:val="18"/>
              </w:rPr>
              <w:drawing>
                <wp:inline distT="0" distB="0" distL="0" distR="0" wp14:anchorId="0E8EEA58" wp14:editId="1BC0FCAD">
                  <wp:extent cx="2833370" cy="1692910"/>
                  <wp:effectExtent l="0" t="0" r="5080" b="254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rotWithShape="1">
                          <a:blip r:embed="rId20" cstate="print">
                            <a:extLst>
                              <a:ext uri="{28A0092B-C50C-407E-A947-70E740481C1C}">
                                <a14:useLocalDpi xmlns:a14="http://schemas.microsoft.com/office/drawing/2010/main" val="0"/>
                              </a:ext>
                            </a:extLst>
                          </a:blip>
                          <a:srcRect t="50593"/>
                          <a:stretch/>
                        </pic:blipFill>
                        <pic:spPr bwMode="auto">
                          <a:xfrm>
                            <a:off x="0" y="0"/>
                            <a:ext cx="2833370" cy="169291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6CE6B7E6" w14:textId="77777777" w:rsidTr="00EC19BE">
        <w:tc>
          <w:tcPr>
            <w:tcW w:w="5235" w:type="dxa"/>
          </w:tcPr>
          <w:p w14:paraId="10803756" w14:textId="77777777" w:rsidR="00EC19BE" w:rsidRPr="009C7A5B" w:rsidRDefault="00EC19BE" w:rsidP="00EC19BE">
            <w:pPr>
              <w:pStyle w:val="Citazion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Cumulative Distribution Function (CDF) of all percentiles</w:t>
            </w:r>
          </w:p>
          <w:p w14:paraId="21D7A4D4" w14:textId="77777777" w:rsidR="00EC19BE" w:rsidRPr="009C7A5B" w:rsidRDefault="00EC19BE" w:rsidP="00EC19BE">
            <w:pPr>
              <w:keepNext/>
              <w:keepLines/>
              <w:spacing w:after="60"/>
              <w:ind w:firstLine="0"/>
              <w:rPr>
                <w:rFonts w:cstheme="minorHAnsi"/>
                <w:sz w:val="18"/>
                <w:szCs w:val="18"/>
              </w:rPr>
            </w:pPr>
            <w:r>
              <w:rPr>
                <w:rFonts w:cstheme="minorHAnsi"/>
                <w:sz w:val="18"/>
                <w:szCs w:val="18"/>
              </w:rPr>
              <w:t xml:space="preserve">The product shows the CDF for raw ENS (in red) and ecPoint-Rainfall (in blue). </w:t>
            </w:r>
            <w:r w:rsidRPr="009C7A5B">
              <w:rPr>
                <w:rFonts w:cstheme="minorHAnsi"/>
                <w:sz w:val="18"/>
                <w:szCs w:val="18"/>
              </w:rPr>
              <w:t>The spread of the CDF allow</w:t>
            </w:r>
            <w:r>
              <w:rPr>
                <w:rFonts w:cstheme="minorHAnsi"/>
                <w:sz w:val="18"/>
                <w:szCs w:val="18"/>
              </w:rPr>
              <w:t>s</w:t>
            </w:r>
            <w:r w:rsidRPr="009C7A5B">
              <w:rPr>
                <w:rFonts w:cstheme="minorHAnsi"/>
                <w:sz w:val="18"/>
                <w:szCs w:val="18"/>
              </w:rPr>
              <w:t xml:space="preserve"> </w:t>
            </w:r>
            <w:r>
              <w:rPr>
                <w:rFonts w:cstheme="minorHAnsi"/>
                <w:sz w:val="18"/>
                <w:szCs w:val="18"/>
              </w:rPr>
              <w:t xml:space="preserve">one </w:t>
            </w:r>
            <w:r w:rsidRPr="009C7A5B">
              <w:rPr>
                <w:rFonts w:cstheme="minorHAnsi"/>
                <w:sz w:val="18"/>
                <w:szCs w:val="18"/>
              </w:rPr>
              <w:t xml:space="preserve">to identify the range of rainfall values that could be observed. Second, the shape of the CDF </w:t>
            </w:r>
            <w:r>
              <w:rPr>
                <w:rFonts w:cstheme="minorHAnsi"/>
                <w:sz w:val="18"/>
                <w:szCs w:val="18"/>
              </w:rPr>
              <w:t>allows the user</w:t>
            </w:r>
            <w:r w:rsidRPr="009C7A5B">
              <w:rPr>
                <w:rFonts w:cstheme="minorHAnsi"/>
                <w:sz w:val="18"/>
                <w:szCs w:val="18"/>
              </w:rPr>
              <w:t xml:space="preserve"> to identify what rainfall values are more likely to be observed. For example, a </w:t>
            </w:r>
            <w:r>
              <w:rPr>
                <w:rFonts w:cstheme="minorHAnsi"/>
                <w:sz w:val="18"/>
                <w:szCs w:val="18"/>
              </w:rPr>
              <w:t xml:space="preserve">more vertical </w:t>
            </w:r>
            <w:r w:rsidRPr="009C7A5B">
              <w:rPr>
                <w:rFonts w:cstheme="minorHAnsi"/>
                <w:sz w:val="18"/>
                <w:szCs w:val="18"/>
              </w:rPr>
              <w:t>CDF would typically indicate a more confident forecast.</w:t>
            </w:r>
          </w:p>
          <w:p w14:paraId="68DB1089" w14:textId="77777777" w:rsidR="00EC19BE" w:rsidRPr="009C7A5B" w:rsidRDefault="00EC19BE" w:rsidP="00EC19BE">
            <w:pPr>
              <w:keepNext/>
              <w:keepLines/>
              <w:spacing w:after="60"/>
              <w:ind w:firstLine="0"/>
              <w:rPr>
                <w:rFonts w:cstheme="minorHAnsi"/>
              </w:rPr>
            </w:pPr>
          </w:p>
        </w:tc>
        <w:tc>
          <w:tcPr>
            <w:tcW w:w="4686" w:type="dxa"/>
          </w:tcPr>
          <w:p w14:paraId="37164876" w14:textId="77777777" w:rsidR="00EC19BE" w:rsidRPr="009C7A5B" w:rsidRDefault="00EC19BE" w:rsidP="00EC19BE">
            <w:pPr>
              <w:keepNext/>
              <w:keepLines/>
              <w:ind w:firstLine="0"/>
              <w:jc w:val="center"/>
              <w:rPr>
                <w:rFonts w:cstheme="minorHAnsi"/>
              </w:rPr>
            </w:pPr>
            <w:r w:rsidRPr="009C7A5B">
              <w:rPr>
                <w:rFonts w:cstheme="minorHAnsi"/>
                <w:noProof/>
              </w:rPr>
              <w:drawing>
                <wp:inline distT="0" distB="0" distL="0" distR="0" wp14:anchorId="55AA2FFE" wp14:editId="7D00177C">
                  <wp:extent cx="1981200" cy="1663700"/>
                  <wp:effectExtent l="0" t="0" r="0" b="0"/>
                  <wp:docPr id="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1200" cy="1663700"/>
                          </a:xfrm>
                          <a:prstGeom prst="rect">
                            <a:avLst/>
                          </a:prstGeom>
                        </pic:spPr>
                      </pic:pic>
                    </a:graphicData>
                  </a:graphic>
                </wp:inline>
              </w:drawing>
            </w:r>
          </w:p>
        </w:tc>
      </w:tr>
    </w:tbl>
    <w:p w14:paraId="1ED6A47B" w14:textId="45018813" w:rsidR="00B510DE" w:rsidRDefault="00C02551" w:rsidP="00EB7C89">
      <w:pPr>
        <w:spacing w:before="240"/>
      </w:pPr>
      <w:r>
        <w:t xml:space="preserve">Even though the post-processed forecasts are provided in a grid with </w:t>
      </w:r>
      <w:r w:rsidRPr="009C7A5B">
        <w:t>the same spatial resolution</w:t>
      </w:r>
      <w:r>
        <w:t xml:space="preserve"> </w:t>
      </w:r>
      <w:r w:rsidR="005E476D">
        <w:t>as</w:t>
      </w:r>
      <w:r>
        <w:t xml:space="preserve"> the raw </w:t>
      </w:r>
      <w:r w:rsidR="005E476D">
        <w:t>forecasts</w:t>
      </w:r>
      <w:r w:rsidR="00386A74">
        <w:t xml:space="preserve">, </w:t>
      </w:r>
      <w:r w:rsidR="00386A74" w:rsidRPr="00386A74">
        <w:t xml:space="preserve"> </w:t>
      </w:r>
      <w:r w:rsidR="00386A74">
        <w:t>ecPoint-Rainfall provides forecasts at point-scale, and not average at grid scale. This is not clear from the guidelines and should be stated more strongly.</w:t>
      </w:r>
      <w:r w:rsidR="00406F59">
        <w:t xml:space="preserve"> </w:t>
      </w:r>
      <w:r w:rsidR="00B510DE" w:rsidRPr="009C7A5B">
        <w:t xml:space="preserve">The </w:t>
      </w:r>
      <w:r w:rsidR="00971F51">
        <w:t>reason why</w:t>
      </w:r>
      <w:r w:rsidR="00B510DE" w:rsidRPr="009C7A5B">
        <w:t xml:space="preserve"> ecPoint-Rainfall did not show forecast</w:t>
      </w:r>
      <w:r w:rsidR="00971F51">
        <w:t xml:space="preserve"> values </w:t>
      </w:r>
      <w:r w:rsidR="00B510DE" w:rsidRPr="009C7A5B">
        <w:t>of the same magnitude of th</w:t>
      </w:r>
      <w:r w:rsidR="00971F51">
        <w:t xml:space="preserve">ose </w:t>
      </w:r>
      <w:r w:rsidR="00B510DE" w:rsidRPr="009C7A5B">
        <w:t>observed</w:t>
      </w:r>
      <w:r w:rsidR="002754F7">
        <w:t xml:space="preserve"> in the Nicoya peninsula</w:t>
      </w:r>
      <w:r w:rsidR="00B510DE" w:rsidRPr="009C7A5B">
        <w:t xml:space="preserve"> </w:t>
      </w:r>
      <w:r w:rsidR="00DF6FDE">
        <w:t xml:space="preserve">is because the product developed by IMN </w:t>
      </w:r>
      <w:r w:rsidR="00285C2F">
        <w:t xml:space="preserve">was based on the ecPoint-Rainfall </w:t>
      </w:r>
      <w:r w:rsidR="00B510DE" w:rsidRPr="009C7A5B">
        <w:t>85</w:t>
      </w:r>
      <w:r w:rsidR="00B510DE" w:rsidRPr="009C7A5B">
        <w:rPr>
          <w:vertAlign w:val="superscript"/>
        </w:rPr>
        <w:t>th</w:t>
      </w:r>
      <w:r w:rsidR="00B510DE" w:rsidRPr="009C7A5B">
        <w:t xml:space="preserve"> percentile</w:t>
      </w:r>
      <w:r w:rsidR="00285C2F">
        <w:t xml:space="preserve"> (</w:t>
      </w:r>
      <w:r w:rsidR="00285C2F" w:rsidRPr="00285C2F">
        <w:rPr>
          <w:b/>
          <w:bCs/>
        </w:rPr>
        <w:t>a</w:t>
      </w:r>
      <w:r w:rsidR="00285C2F" w:rsidRPr="00285C2F">
        <w:t>)</w:t>
      </w:r>
      <w:r w:rsidR="00285C2F">
        <w:t xml:space="preserve">. </w:t>
      </w:r>
    </w:p>
    <w:p w14:paraId="373E9C79" w14:textId="387451C0" w:rsidR="005668FF" w:rsidRDefault="003C5249" w:rsidP="005668FF">
      <w:pPr>
        <w:rPr>
          <w:rFonts w:cstheme="minorHAnsi"/>
        </w:rPr>
      </w:pPr>
      <w:r>
        <w:rPr>
          <w:rFonts w:cstheme="minorHAnsi"/>
        </w:rPr>
        <w:t xml:space="preserve">The </w:t>
      </w:r>
      <w:r w:rsidR="00DF2234">
        <w:rPr>
          <w:rFonts w:cstheme="minorHAnsi"/>
        </w:rPr>
        <w:t>ecPoint-Rainfall 99</w:t>
      </w:r>
      <w:r w:rsidR="00DF2234" w:rsidRPr="008E6204">
        <w:rPr>
          <w:rFonts w:cstheme="minorHAnsi"/>
          <w:vertAlign w:val="superscript"/>
        </w:rPr>
        <w:t>th</w:t>
      </w:r>
      <w:r w:rsidR="00DF2234">
        <w:rPr>
          <w:rFonts w:cstheme="minorHAnsi"/>
        </w:rPr>
        <w:t xml:space="preserve"> percentile maps </w:t>
      </w:r>
      <w:r w:rsidR="00DF2234" w:rsidRPr="009C7A5B">
        <w:rPr>
          <w:rFonts w:cstheme="minorHAnsi"/>
        </w:rPr>
        <w:t>(</w:t>
      </w:r>
      <w:r w:rsidR="00DF2234" w:rsidRPr="009C7A5B">
        <w:rPr>
          <w:rFonts w:cstheme="minorHAnsi"/>
        </w:rPr>
        <w:fldChar w:fldCharType="begin"/>
      </w:r>
      <w:r w:rsidR="00DF2234" w:rsidRPr="009C7A5B">
        <w:rPr>
          <w:rFonts w:cstheme="minorHAnsi"/>
        </w:rPr>
        <w:instrText xml:space="preserve"> REF _Ref77015999 \h </w:instrText>
      </w:r>
      <w:r w:rsidR="00DF2234">
        <w:rPr>
          <w:rFonts w:cstheme="minorHAnsi"/>
        </w:rPr>
        <w:instrText xml:space="preserve"> \* MERGEFORMAT </w:instrText>
      </w:r>
      <w:r w:rsidR="00DF2234" w:rsidRPr="009C7A5B">
        <w:rPr>
          <w:rFonts w:cstheme="minorHAnsi"/>
        </w:rPr>
      </w:r>
      <w:r w:rsidR="00DF2234"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DF2234" w:rsidRPr="009C7A5B">
        <w:rPr>
          <w:rFonts w:cstheme="minorHAnsi"/>
        </w:rPr>
        <w:fldChar w:fldCharType="end"/>
      </w:r>
      <w:r w:rsidR="00DF2234" w:rsidRPr="009C7A5B">
        <w:rPr>
          <w:rFonts w:cstheme="minorHAnsi"/>
        </w:rPr>
        <w:t>, forecasts, third column)</w:t>
      </w:r>
      <w:r w:rsidR="00DF2234">
        <w:rPr>
          <w:rFonts w:cstheme="minorHAnsi"/>
        </w:rPr>
        <w:t xml:space="preserve"> were compared </w:t>
      </w:r>
      <w:r w:rsidR="00CC72D7">
        <w:rPr>
          <w:rFonts w:cstheme="minorHAnsi"/>
        </w:rPr>
        <w:t xml:space="preserve">with the raw ECMWF ENS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CC72D7" w:rsidRPr="009C7A5B">
        <w:rPr>
          <w:rFonts w:cstheme="minorHAnsi"/>
        </w:rPr>
        <w:fldChar w:fldCharType="end"/>
      </w:r>
      <w:r w:rsidR="00CC72D7" w:rsidRPr="009C7A5B">
        <w:rPr>
          <w:rFonts w:cstheme="minorHAnsi"/>
        </w:rPr>
        <w:t xml:space="preserve">, forecasts, </w:t>
      </w:r>
      <w:r w:rsidR="00CC72D7">
        <w:rPr>
          <w:rFonts w:cstheme="minorHAnsi"/>
        </w:rPr>
        <w:t>fourth</w:t>
      </w:r>
      <w:r w:rsidR="00CC72D7" w:rsidRPr="009C7A5B">
        <w:rPr>
          <w:rFonts w:cstheme="minorHAnsi"/>
        </w:rPr>
        <w:t xml:space="preserve"> column)</w:t>
      </w:r>
      <w:r w:rsidR="00CC72D7">
        <w:rPr>
          <w:rFonts w:cstheme="minorHAnsi"/>
        </w:rPr>
        <w:t xml:space="preserve"> and  the forecasts from WRF-1.5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CC6E1E" w:rsidRPr="00CC6E1E">
        <w:rPr>
          <w:rFonts w:cstheme="minorHAnsi"/>
          <w:b/>
          <w:bCs/>
        </w:rPr>
        <w:t xml:space="preserve">Fig. </w:t>
      </w:r>
      <w:r w:rsidR="00CC6E1E" w:rsidRPr="00CC6E1E">
        <w:rPr>
          <w:rFonts w:cstheme="minorHAnsi"/>
          <w:b/>
          <w:bCs/>
          <w:noProof/>
        </w:rPr>
        <w:t>6</w:t>
      </w:r>
      <w:r w:rsidR="00CC72D7" w:rsidRPr="009C7A5B">
        <w:rPr>
          <w:rFonts w:cstheme="minorHAnsi"/>
        </w:rPr>
        <w:fldChar w:fldCharType="end"/>
      </w:r>
      <w:r w:rsidR="00CC72D7" w:rsidRPr="009C7A5B">
        <w:rPr>
          <w:rFonts w:cstheme="minorHAnsi"/>
        </w:rPr>
        <w:t>, forecasts, last column)</w:t>
      </w:r>
      <w:r w:rsidR="00CC72D7">
        <w:rPr>
          <w:rFonts w:cstheme="minorHAnsi"/>
        </w:rPr>
        <w:t xml:space="preserve">, and showed </w:t>
      </w:r>
      <w:r w:rsidR="008E6204">
        <w:rPr>
          <w:rFonts w:cstheme="minorHAnsi"/>
        </w:rPr>
        <w:t>that f</w:t>
      </w:r>
      <w:r w:rsidR="00E324F5" w:rsidRPr="009C7A5B">
        <w:rPr>
          <w:rFonts w:cstheme="minorHAnsi"/>
        </w:rPr>
        <w:t>rom day 4</w:t>
      </w:r>
      <w:r w:rsidR="00E324F5">
        <w:rPr>
          <w:rFonts w:cstheme="minorHAnsi"/>
        </w:rPr>
        <w:t xml:space="preserve">, </w:t>
      </w:r>
      <w:r w:rsidR="00E324F5" w:rsidRPr="009C7A5B">
        <w:rPr>
          <w:rFonts w:cstheme="minorHAnsi"/>
        </w:rPr>
        <w:t>ecPoint-Rainfall provides a more consistent guidance on the location of the areas</w:t>
      </w:r>
      <w:r w:rsidR="00E324F5">
        <w:rPr>
          <w:rFonts w:cstheme="minorHAnsi"/>
        </w:rPr>
        <w:t xml:space="preserve"> </w:t>
      </w:r>
      <w:r w:rsidR="00E324F5" w:rsidRPr="009C7A5B">
        <w:rPr>
          <w:rFonts w:cstheme="minorHAnsi"/>
        </w:rPr>
        <w:t>(</w:t>
      </w:r>
      <w:r w:rsidR="00E324F5">
        <w:rPr>
          <w:rFonts w:cstheme="minorHAnsi"/>
        </w:rPr>
        <w:t xml:space="preserve">i.e. </w:t>
      </w:r>
      <w:r w:rsidR="00E324F5" w:rsidRPr="009C7A5B">
        <w:rPr>
          <w:rFonts w:cstheme="minorHAnsi"/>
        </w:rPr>
        <w:t xml:space="preserve">Pacific cost) at </w:t>
      </w:r>
      <w:r w:rsidR="00E324F5">
        <w:rPr>
          <w:rFonts w:cstheme="minorHAnsi"/>
        </w:rPr>
        <w:t>higher</w:t>
      </w:r>
      <w:r w:rsidR="00E324F5" w:rsidRPr="009C7A5B">
        <w:rPr>
          <w:rFonts w:cstheme="minorHAnsi"/>
        </w:rPr>
        <w:t xml:space="preserve"> risk of localized extreme rainfall</w:t>
      </w:r>
      <w:r w:rsidR="00041D42">
        <w:rPr>
          <w:rFonts w:cstheme="minorHAnsi"/>
        </w:rPr>
        <w:t>; f</w:t>
      </w:r>
      <w:r w:rsidR="00E324F5" w:rsidRPr="009C7A5B">
        <w:rPr>
          <w:rFonts w:cstheme="minorHAnsi"/>
        </w:rPr>
        <w:t xml:space="preserve">rom day 2, ecPoint-Rainfall </w:t>
      </w:r>
      <w:r w:rsidR="00471EFC" w:rsidRPr="009C7A5B">
        <w:rPr>
          <w:rFonts w:cstheme="minorHAnsi"/>
        </w:rPr>
        <w:t>also provides</w:t>
      </w:r>
      <w:r w:rsidR="00E324F5" w:rsidRPr="009C7A5B">
        <w:rPr>
          <w:rFonts w:cstheme="minorHAnsi"/>
        </w:rPr>
        <w:t xml:space="preserve"> a better signal (i.e. better location and magnitude of the extreme rainfall event) </w:t>
      </w:r>
      <w:r w:rsidR="00471EFC" w:rsidRPr="009C7A5B">
        <w:rPr>
          <w:rFonts w:cstheme="minorHAnsi"/>
        </w:rPr>
        <w:t>than the raw ENS and WRF-1.5</w:t>
      </w:r>
      <w:r w:rsidR="00471EFC" w:rsidRPr="00471EFC">
        <w:rPr>
          <w:rFonts w:cstheme="minorHAnsi"/>
        </w:rPr>
        <w:t xml:space="preserve"> </w:t>
      </w:r>
      <w:r w:rsidR="00471EFC" w:rsidRPr="009C7A5B">
        <w:rPr>
          <w:rFonts w:cstheme="minorHAnsi"/>
        </w:rPr>
        <w:t>which</w:t>
      </w:r>
      <w:r w:rsidR="006B6412">
        <w:rPr>
          <w:rFonts w:cstheme="minorHAnsi"/>
        </w:rPr>
        <w:t xml:space="preserve"> still</w:t>
      </w:r>
      <w:r w:rsidR="00471EFC" w:rsidRPr="009C7A5B">
        <w:rPr>
          <w:rFonts w:cstheme="minorHAnsi"/>
        </w:rPr>
        <w:t xml:space="preserve"> appear noisier and jumpier</w:t>
      </w:r>
      <w:r w:rsidR="005668FF">
        <w:rPr>
          <w:rFonts w:cstheme="minorHAnsi"/>
        </w:rPr>
        <w:t>. Moreover, the</w:t>
      </w:r>
      <w:r w:rsidR="005668FF" w:rsidRPr="009C7A5B">
        <w:rPr>
          <w:rFonts w:cstheme="minorHAnsi"/>
        </w:rPr>
        <w:t xml:space="preserve"> raw ENS underestimated the rainfall observations</w:t>
      </w:r>
      <w:r w:rsidR="00636E01">
        <w:rPr>
          <w:rFonts w:cstheme="minorHAnsi"/>
        </w:rPr>
        <w:t xml:space="preserve"> </w:t>
      </w:r>
      <w:r w:rsidR="00636E01" w:rsidRPr="0068335D">
        <w:rPr>
          <w:rFonts w:cstheme="minorHAnsi"/>
        </w:rPr>
        <w:t xml:space="preserve">by </w:t>
      </w:r>
      <w:r w:rsidR="005668FF" w:rsidRPr="0068335D">
        <w:rPr>
          <w:rFonts w:cstheme="minorHAnsi"/>
        </w:rPr>
        <w:t>~5</w:t>
      </w:r>
      <w:r w:rsidR="005668FF" w:rsidRPr="009C7A5B">
        <w:rPr>
          <w:rFonts w:cstheme="minorHAnsi"/>
        </w:rPr>
        <w:t>0%</w:t>
      </w:r>
      <w:r w:rsidR="00636E01">
        <w:rPr>
          <w:rFonts w:cstheme="minorHAnsi"/>
        </w:rPr>
        <w:t xml:space="preserve"> a</w:t>
      </w:r>
      <w:r w:rsidR="005668FF" w:rsidRPr="009C7A5B">
        <w:rPr>
          <w:rFonts w:cstheme="minorHAnsi"/>
        </w:rPr>
        <w:t xml:space="preserve">lso at day 1, whilst WRF-1.5 significantly overestimated them. </w:t>
      </w:r>
      <w:r w:rsidR="00CA413D">
        <w:rPr>
          <w:rFonts w:cstheme="minorHAnsi"/>
        </w:rPr>
        <w:t>IMN intermediaries reported</w:t>
      </w:r>
      <w:r w:rsidR="00947B84">
        <w:rPr>
          <w:rFonts w:cstheme="minorHAnsi"/>
        </w:rPr>
        <w:t xml:space="preserve"> indeed</w:t>
      </w:r>
      <w:r w:rsidR="00CA413D">
        <w:rPr>
          <w:rFonts w:cstheme="minorHAnsi"/>
        </w:rPr>
        <w:t xml:space="preserve"> that</w:t>
      </w:r>
      <w:r w:rsidR="00947B84">
        <w:rPr>
          <w:rFonts w:cstheme="minorHAnsi"/>
        </w:rPr>
        <w:t>, from experience, forecasters</w:t>
      </w:r>
      <w:r w:rsidR="00FC6E79">
        <w:rPr>
          <w:rFonts w:cstheme="minorHAnsi"/>
        </w:rPr>
        <w:t xml:space="preserve"> know the must</w:t>
      </w:r>
      <w:r w:rsidR="00947B84">
        <w:rPr>
          <w:rFonts w:cstheme="minorHAnsi"/>
        </w:rPr>
        <w:t xml:space="preserve"> reduce </w:t>
      </w:r>
      <w:r w:rsidR="00CA413D">
        <w:rPr>
          <w:rFonts w:cstheme="minorHAnsi"/>
        </w:rPr>
        <w:t xml:space="preserve">the raw WF-1.5 forecasts </w:t>
      </w:r>
      <w:r w:rsidR="00947B84">
        <w:rPr>
          <w:rFonts w:cstheme="minorHAnsi"/>
        </w:rPr>
        <w:t>by a factor of 0.4</w:t>
      </w:r>
      <w:r w:rsidR="00FC6E79">
        <w:rPr>
          <w:rFonts w:cstheme="minorHAnsi"/>
        </w:rPr>
        <w:t>.</w:t>
      </w:r>
      <w:r w:rsidR="00E70C35">
        <w:rPr>
          <w:rFonts w:cstheme="minorHAnsi"/>
        </w:rPr>
        <w:t xml:space="preserve"> </w:t>
      </w:r>
      <w:r w:rsidR="00E70C35">
        <w:lastRenderedPageBreak/>
        <w:t>ecPoint-Rainfall provides useful guidance even for localise heavy rainfall, but this is only captured by the highest percentile maps</w:t>
      </w:r>
      <w:r w:rsidR="0048235D">
        <w:t>.</w:t>
      </w:r>
    </w:p>
    <w:p w14:paraId="212FC550" w14:textId="12161426" w:rsidR="00070864" w:rsidRDefault="00083F1F" w:rsidP="007E3DAA">
      <w:pPr>
        <w:pStyle w:val="Citazione"/>
        <w:rPr>
          <w:i w:val="0"/>
          <w:iCs w:val="0"/>
        </w:rPr>
      </w:pPr>
      <w:r w:rsidRPr="009C7A5B">
        <w:t>“The map plots for the 99</w:t>
      </w:r>
      <w:r w:rsidRPr="009C7A5B">
        <w:rPr>
          <w:vertAlign w:val="superscript"/>
        </w:rPr>
        <w:t>th</w:t>
      </w:r>
      <w:r w:rsidRPr="009C7A5B">
        <w:t xml:space="preserve"> percentile provide forecasts that are very similar to the rainfall amounts shown on our WRF-1.5, and it is easy to interpret the two outputs in the same way. However, we realize now they are not. </w:t>
      </w:r>
      <w:r w:rsidR="00A43A2C">
        <w:t>T</w:t>
      </w:r>
      <w:r w:rsidRPr="009C7A5B">
        <w:t>he documentation</w:t>
      </w:r>
      <w:r w:rsidR="00A43A2C">
        <w:t xml:space="preserve"> should </w:t>
      </w:r>
      <w:r w:rsidR="00063737">
        <w:t xml:space="preserve">tackle better the issue regarding the difference in resolution between ecPoint-Rainfall and raw NWP models </w:t>
      </w:r>
      <w:r w:rsidRPr="009C7A5B">
        <w:t>to avoid</w:t>
      </w:r>
      <w:r w:rsidR="00C933C0">
        <w:t xml:space="preserve"> the</w:t>
      </w:r>
      <w:r w:rsidRPr="009C7A5B">
        <w:t xml:space="preserve"> misinterpretation</w:t>
      </w:r>
      <w:r w:rsidR="00C933C0">
        <w:t xml:space="preserve"> </w:t>
      </w:r>
      <w:r w:rsidRPr="009C7A5B">
        <w:t xml:space="preserve">of the forecasts.” </w:t>
      </w:r>
      <w:r w:rsidRPr="00083F1F">
        <w:rPr>
          <w:i w:val="0"/>
          <w:iCs w:val="0"/>
        </w:rPr>
        <w:t>(IMN)</w:t>
      </w:r>
    </w:p>
    <w:p w14:paraId="25D76FB1" w14:textId="0E38EA67" w:rsidR="00236993" w:rsidRDefault="00236993" w:rsidP="00236993">
      <w:pPr>
        <w:pStyle w:val="Titolo2"/>
        <w:rPr>
          <w:rFonts w:cstheme="minorHAnsi"/>
        </w:rPr>
      </w:pPr>
      <w:r w:rsidRPr="009C7A5B">
        <w:rPr>
          <w:rFonts w:cstheme="minorHAnsi"/>
        </w:rPr>
        <w:t>On the misplacement of the “wettest day</w:t>
      </w:r>
      <w:r w:rsidR="004E6F1D">
        <w:rPr>
          <w:rFonts w:cstheme="minorHAnsi"/>
        </w:rPr>
        <w:t>”</w:t>
      </w:r>
      <w:r w:rsidRPr="009C7A5B">
        <w:rPr>
          <w:rFonts w:cstheme="minorHAnsi"/>
        </w:rPr>
        <w:t xml:space="preserve"> in a multi-day event</w:t>
      </w:r>
    </w:p>
    <w:p w14:paraId="54E4A50D" w14:textId="1B156CB1" w:rsidR="00236993" w:rsidRDefault="00E869B4" w:rsidP="00236993">
      <w:pPr>
        <w:rPr>
          <w:rFonts w:cstheme="minorHAnsi"/>
        </w:rPr>
      </w:pPr>
      <w:r w:rsidRPr="00F5496B">
        <w:rPr>
          <w:rFonts w:cstheme="minorHAnsi"/>
        </w:rPr>
        <w:t xml:space="preserve">In the following section, “wettest day” means the day when the highest local peak was observed. </w:t>
      </w:r>
      <w:r w:rsidR="00236993" w:rsidRPr="00F5496B">
        <w:rPr>
          <w:rFonts w:cstheme="minorHAnsi"/>
        </w:rPr>
        <w:t xml:space="preserve">IMN </w:t>
      </w:r>
      <w:r w:rsidR="00236993" w:rsidRPr="009C7A5B">
        <w:rPr>
          <w:rFonts w:cstheme="minorHAnsi"/>
        </w:rPr>
        <w:t>reported that the wettest day was October 4</w:t>
      </w:r>
      <w:r w:rsidR="00236993" w:rsidRPr="009C7A5B">
        <w:rPr>
          <w:rFonts w:cstheme="minorHAnsi"/>
          <w:vertAlign w:val="superscript"/>
        </w:rPr>
        <w:t>th</w:t>
      </w:r>
      <w:r w:rsidR="00236993" w:rsidRPr="009C7A5B">
        <w:rPr>
          <w:rFonts w:cstheme="minorHAnsi"/>
        </w:rPr>
        <w:t xml:space="preserve"> because the observations recorded the rainfall peak (309.2 mm/12h) on that day. It was also reported that the 85</w:t>
      </w:r>
      <w:r w:rsidR="00236993" w:rsidRPr="009C7A5B">
        <w:rPr>
          <w:rFonts w:cstheme="minorHAnsi"/>
          <w:vertAlign w:val="superscript"/>
        </w:rPr>
        <w:t>th</w:t>
      </w:r>
      <w:r w:rsidR="00236993" w:rsidRPr="009C7A5B">
        <w:rPr>
          <w:rFonts w:cstheme="minorHAnsi"/>
        </w:rPr>
        <w:t xml:space="preserve"> percentile of ecPoint-Rainfall indicated that October 5</w:t>
      </w:r>
      <w:r w:rsidR="00236993" w:rsidRPr="009C7A5B">
        <w:rPr>
          <w:rFonts w:cstheme="minorHAnsi"/>
          <w:vertAlign w:val="superscript"/>
        </w:rPr>
        <w:t>th</w:t>
      </w:r>
      <w:r w:rsidR="00236993" w:rsidRPr="009C7A5B">
        <w:rPr>
          <w:rFonts w:cstheme="minorHAnsi"/>
        </w:rPr>
        <w:t xml:space="preserve"> would have been the wettest day instead, </w:t>
      </w:r>
      <w:r w:rsidR="002E7CE7" w:rsidRPr="009C7A5B">
        <w:rPr>
          <w:rFonts w:cstheme="minorHAnsi"/>
        </w:rPr>
        <w:t>i.e.,</w:t>
      </w:r>
      <w:r w:rsidR="00236993" w:rsidRPr="009C7A5B">
        <w:rPr>
          <w:rFonts w:cstheme="minorHAnsi"/>
        </w:rPr>
        <w:t xml:space="preserve"> the day with the highest rainfall observation. </w:t>
      </w:r>
    </w:p>
    <w:p w14:paraId="0AE5E537" w14:textId="46180429" w:rsidR="000A324C" w:rsidRPr="00740CB4" w:rsidRDefault="00740CB4" w:rsidP="00F91E50">
      <w:pPr>
        <w:rPr>
          <w:rFonts w:cstheme="minorHAnsi"/>
        </w:rPr>
      </w:pPr>
      <w:bookmarkStart w:id="42" w:name="_Toc72741661"/>
      <w:r w:rsidRPr="009C7A5B">
        <w:rPr>
          <w:rFonts w:cstheme="minorHAnsi"/>
        </w:rPr>
        <w:t xml:space="preserve"> </w:t>
      </w:r>
      <w:bookmarkEnd w:id="42"/>
      <w:r w:rsidR="006C62FA">
        <w:t>T</w:t>
      </w:r>
      <w:r w:rsidR="00070864" w:rsidRPr="009C7A5B">
        <w:t>he rainfall totals are more uniformly distributed over the Nicoya peninsula on October 5</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CC6E1E" w:rsidRPr="00AA3121">
        <w:rPr>
          <w:b/>
          <w:bCs/>
        </w:rPr>
        <w:t xml:space="preserve">Fig. </w:t>
      </w:r>
      <w:r w:rsidR="00CC6E1E">
        <w:rPr>
          <w:b/>
          <w:bCs/>
          <w:noProof/>
        </w:rPr>
        <w:t>6</w:t>
      </w:r>
      <w:r w:rsidR="00070864">
        <w:fldChar w:fldCharType="end"/>
      </w:r>
      <w:r w:rsidR="00070864" w:rsidRPr="00637D4D">
        <w:rPr>
          <w:b/>
          <w:bCs/>
        </w:rPr>
        <w:t>e</w:t>
      </w:r>
      <w:r w:rsidR="00070864" w:rsidRPr="009C7A5B">
        <w:t>) than on October 4</w:t>
      </w:r>
      <w:r w:rsidR="00070864" w:rsidRPr="009C7A5B">
        <w:rPr>
          <w:vertAlign w:val="superscript"/>
        </w:rPr>
        <w:t>th</w:t>
      </w:r>
      <w:r w:rsidR="00070864" w:rsidRPr="009C7A5B">
        <w:t xml:space="preserve"> when there was much more variability in the rainfall totals (there are very small rainfall totals, although the rainfall peak (309.2 mm) was recorded on October 4</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CC6E1E" w:rsidRPr="00AA3121">
        <w:rPr>
          <w:b/>
          <w:bCs/>
        </w:rPr>
        <w:t xml:space="preserve">Fig. </w:t>
      </w:r>
      <w:r w:rsidR="00CC6E1E">
        <w:rPr>
          <w:b/>
          <w:bCs/>
          <w:noProof/>
        </w:rPr>
        <w:t>6</w:t>
      </w:r>
      <w:r w:rsidR="00070864">
        <w:fldChar w:fldCharType="end"/>
      </w:r>
      <w:r w:rsidR="00070864" w:rsidRPr="00637D4D">
        <w:rPr>
          <w:b/>
          <w:bCs/>
        </w:rPr>
        <w:t>d</w:t>
      </w:r>
      <w:r w:rsidR="00070864" w:rsidRPr="009C7A5B">
        <w:t>)</w:t>
      </w:r>
      <w:r w:rsidR="00BC1D57">
        <w:t>)</w:t>
      </w:r>
      <w:r w:rsidR="00070864" w:rsidRPr="009C7A5B">
        <w:t>. Therefore, the average rainfall is higher on October 5</w:t>
      </w:r>
      <w:r w:rsidR="00070864" w:rsidRPr="009C7A5B">
        <w:rPr>
          <w:vertAlign w:val="superscript"/>
        </w:rPr>
        <w:t>th</w:t>
      </w:r>
      <w:r w:rsidR="00070864" w:rsidRPr="009C7A5B">
        <w:t xml:space="preserve"> than October 4</w:t>
      </w:r>
      <w:r w:rsidR="00070864" w:rsidRPr="009C7A5B">
        <w:rPr>
          <w:vertAlign w:val="superscript"/>
        </w:rPr>
        <w:t>th</w:t>
      </w:r>
      <w:r w:rsidR="00070864" w:rsidRPr="009C7A5B">
        <w:t>. Since IMN used the 85</w:t>
      </w:r>
      <w:r w:rsidR="00070864" w:rsidRPr="009C7A5B">
        <w:rPr>
          <w:vertAlign w:val="superscript"/>
        </w:rPr>
        <w:t>th</w:t>
      </w:r>
      <w:r w:rsidR="00070864" w:rsidRPr="009C7A5B">
        <w:t xml:space="preserve"> percentile for ecPoint-Rainfall and the rainfall distributions of ecPoint-Rainfall and ENS tend to cross at such </w:t>
      </w:r>
      <w:r w:rsidR="0049260E">
        <w:t xml:space="preserve">a </w:t>
      </w:r>
      <w:r w:rsidR="00070864" w:rsidRPr="009C7A5B">
        <w:t>percentile</w:t>
      </w:r>
      <w:r w:rsidR="000E519D">
        <w:t xml:space="preserve"> (</w:t>
      </w:r>
      <w:r w:rsidR="000E519D" w:rsidRPr="009C7A5B">
        <w:t>as highlighted in section 5.1</w:t>
      </w:r>
      <w:r w:rsidR="000E519D">
        <w:t>)</w:t>
      </w:r>
      <w:r w:rsidR="00070864" w:rsidRPr="009C7A5B">
        <w:t>, IMN saw what they would have seen</w:t>
      </w:r>
      <w:r w:rsidR="00420F1C">
        <w:t xml:space="preserve"> by</w:t>
      </w:r>
      <w:r w:rsidR="00070864" w:rsidRPr="009C7A5B">
        <w:t xml:space="preserve"> inspecting the ECMWF ENS, </w:t>
      </w:r>
      <w:r w:rsidR="002E7CE7" w:rsidRPr="009C7A5B">
        <w:t>i.e.,</w:t>
      </w:r>
      <w:r w:rsidR="00070864" w:rsidRPr="009C7A5B">
        <w:t xml:space="preserve"> that, on average, the Nicoya peninsula would have been wetter on October 5</w:t>
      </w:r>
      <w:r w:rsidR="00070864" w:rsidRPr="009C7A5B">
        <w:rPr>
          <w:vertAlign w:val="superscript"/>
        </w:rPr>
        <w:t>th</w:t>
      </w:r>
      <w:r w:rsidR="00070864" w:rsidRPr="009C7A5B">
        <w:t xml:space="preserve"> than on October 4</w:t>
      </w:r>
      <w:r w:rsidR="00070864" w:rsidRPr="009C7A5B">
        <w:rPr>
          <w:vertAlign w:val="superscript"/>
        </w:rPr>
        <w:t>th</w:t>
      </w:r>
      <w:r w:rsidR="00420F1C">
        <w:t xml:space="preserve"> because the average rainfall </w:t>
      </w:r>
      <w:r w:rsidR="004752CC">
        <w:t>was higher on the first day compared to the second.</w:t>
      </w:r>
      <w:r w:rsidR="00070864" w:rsidRPr="009C7A5B">
        <w:t xml:space="preserve"> Therefore, IMN arrived at the right conclusion (i.e. predicting that October 5</w:t>
      </w:r>
      <w:r w:rsidR="00070864" w:rsidRPr="009C7A5B">
        <w:rPr>
          <w:vertAlign w:val="superscript"/>
        </w:rPr>
        <w:t>th</w:t>
      </w:r>
      <w:r w:rsidR="00070864" w:rsidRPr="009C7A5B">
        <w:t xml:space="preserve"> would have been wetter - on average) but from wrong premises (i.e. expecting to see the highest rainfall peak on October 5th). </w:t>
      </w:r>
      <w:r w:rsidR="00025DB1">
        <w:t xml:space="preserve">Thus, no information could have been provided on when </w:t>
      </w:r>
      <w:r w:rsidR="00B13B98">
        <w:t>the highest local peak</w:t>
      </w:r>
      <w:r w:rsidR="00401EC8">
        <w:t xml:space="preserve"> could have been observed</w:t>
      </w:r>
      <w:r w:rsidR="00070864" w:rsidRPr="009C7A5B">
        <w:t>.</w:t>
      </w:r>
      <w:r w:rsidR="00B13B98">
        <w:t xml:space="preserve"> </w:t>
      </w:r>
    </w:p>
    <w:p w14:paraId="7E787812" w14:textId="7EE54218" w:rsidR="008330F5" w:rsidRDefault="000A324C" w:rsidP="000A324C">
      <w:pPr>
        <w:rPr>
          <w:rFonts w:cstheme="minorHAnsi"/>
        </w:rPr>
      </w:pPr>
      <w:r>
        <w:rPr>
          <w:rFonts w:cstheme="minorHAnsi"/>
        </w:rPr>
        <w:t xml:space="preserve">To provide guidance on when the highest local rainfall event might be observed, </w:t>
      </w:r>
      <w:r w:rsidR="00416788" w:rsidRPr="00424B44">
        <w:rPr>
          <w:rFonts w:cstheme="minorHAnsi"/>
        </w:rPr>
        <w:t xml:space="preserve">product </w:t>
      </w:r>
      <w:r w:rsidR="00484219" w:rsidRPr="00424B44">
        <w:rPr>
          <w:rFonts w:cstheme="minorHAnsi"/>
        </w:rPr>
        <w:t>(</w:t>
      </w:r>
      <w:r w:rsidR="00416788" w:rsidRPr="00424B44">
        <w:rPr>
          <w:rFonts w:cstheme="minorHAnsi"/>
        </w:rPr>
        <w:t>C</w:t>
      </w:r>
      <w:r w:rsidR="00484219" w:rsidRPr="00424B44">
        <w:rPr>
          <w:rFonts w:cstheme="minorHAnsi"/>
        </w:rPr>
        <w:t>)</w:t>
      </w:r>
      <w:r w:rsidR="00592E99" w:rsidRPr="00424B44">
        <w:rPr>
          <w:rFonts w:cstheme="minorHAnsi"/>
        </w:rPr>
        <w:t xml:space="preserve"> in </w:t>
      </w:r>
      <w:r w:rsidR="00592E99" w:rsidRPr="00424B44">
        <w:rPr>
          <w:rFonts w:cstheme="minorHAnsi"/>
        </w:rPr>
        <w:fldChar w:fldCharType="begin"/>
      </w:r>
      <w:r w:rsidR="00592E99" w:rsidRPr="00424B44">
        <w:rPr>
          <w:rFonts w:cstheme="minorHAnsi"/>
        </w:rPr>
        <w:instrText xml:space="preserve"> REF _Ref78487981 \h </w:instrText>
      </w:r>
      <w:r w:rsidR="00592E99" w:rsidRPr="00424B44">
        <w:rPr>
          <w:rFonts w:cstheme="minorHAnsi"/>
        </w:rPr>
      </w:r>
      <w:r w:rsidR="00592E99" w:rsidRPr="00424B44">
        <w:rPr>
          <w:rFonts w:cstheme="minorHAnsi"/>
        </w:rPr>
        <w:fldChar w:fldCharType="separate"/>
      </w:r>
      <w:r w:rsidR="00CC6E1E" w:rsidRPr="00A37402">
        <w:rPr>
          <w:b/>
          <w:bCs/>
        </w:rPr>
        <w:t xml:space="preserve">Table </w:t>
      </w:r>
      <w:r w:rsidR="00CC6E1E">
        <w:rPr>
          <w:b/>
          <w:bCs/>
          <w:noProof/>
        </w:rPr>
        <w:t>9</w:t>
      </w:r>
      <w:r w:rsidR="00592E99" w:rsidRPr="00424B44">
        <w:rPr>
          <w:rFonts w:cstheme="minorHAnsi"/>
        </w:rPr>
        <w:fldChar w:fldCharType="end"/>
      </w:r>
      <w:r w:rsidR="00416788" w:rsidRPr="00424B44">
        <w:rPr>
          <w:rFonts w:cstheme="minorHAnsi"/>
        </w:rPr>
        <w:t xml:space="preserve"> is most appropriate</w:t>
      </w:r>
      <w:r>
        <w:rPr>
          <w:rFonts w:cstheme="minorHAnsi"/>
        </w:rPr>
        <w:fldChar w:fldCharType="begin"/>
      </w:r>
      <w:r>
        <w:rPr>
          <w:rFonts w:cstheme="minorHAnsi"/>
        </w:rPr>
        <w:instrText xml:space="preserve"> REF _Ref77283248 \h </w:instrText>
      </w:r>
      <w:r>
        <w:rPr>
          <w:rFonts w:cstheme="minorHAnsi"/>
        </w:rPr>
      </w:r>
      <w:r>
        <w:rPr>
          <w:rFonts w:cstheme="minorHAnsi"/>
        </w:rPr>
        <w:fldChar w:fldCharType="end"/>
      </w:r>
      <w:r w:rsidRPr="009C7A5B">
        <w:rPr>
          <w:rFonts w:cstheme="minorHAnsi"/>
        </w:rPr>
        <w:t xml:space="preserve">. </w:t>
      </w:r>
      <w:r w:rsidR="001714AF">
        <w:rPr>
          <w:rFonts w:cstheme="minorHAnsi"/>
        </w:rPr>
        <w:t xml:space="preserve">The prototype product represents the </w:t>
      </w:r>
      <w:r w:rsidRPr="009C7A5B">
        <w:rPr>
          <w:rFonts w:cstheme="minorHAnsi"/>
        </w:rPr>
        <w:t xml:space="preserve">CDFs for </w:t>
      </w:r>
      <w:r w:rsidR="001714AF">
        <w:rPr>
          <w:rFonts w:cstheme="minorHAnsi"/>
        </w:rPr>
        <w:t xml:space="preserve">the </w:t>
      </w:r>
      <w:r w:rsidRPr="009C7A5B">
        <w:rPr>
          <w:rFonts w:cstheme="minorHAnsi"/>
        </w:rPr>
        <w:t xml:space="preserve">ecPoint-Rainfall and raw ENS </w:t>
      </w:r>
      <w:r w:rsidR="001714AF">
        <w:rPr>
          <w:rFonts w:cstheme="minorHAnsi"/>
        </w:rPr>
        <w:t>distributions</w:t>
      </w:r>
      <w:r w:rsidR="00355DD2">
        <w:rPr>
          <w:rFonts w:cstheme="minorHAnsi"/>
        </w:rPr>
        <w:t xml:space="preserve"> for a location </w:t>
      </w:r>
      <w:r w:rsidRPr="009C7A5B">
        <w:rPr>
          <w:rFonts w:cstheme="minorHAnsi"/>
        </w:rPr>
        <w:t>in the south coast and inland parts of the Nicoya peninsula on October 4th and 5</w:t>
      </w:r>
      <w:r w:rsidRPr="009C7A5B">
        <w:rPr>
          <w:rFonts w:cstheme="minorHAnsi"/>
          <w:vertAlign w:val="superscript"/>
        </w:rPr>
        <w:t>th</w:t>
      </w:r>
      <w:r w:rsidRPr="009C7A5B">
        <w:rPr>
          <w:rFonts w:cstheme="minorHAnsi"/>
        </w:rPr>
        <w:t>. The conclusions that can be drawn from the comparison of the CDFs are twofold and are related to the spatial scale that ecPoint-Rainfall and the raw ENS refer to. First, the raw ENS CDFs suggest that a big range of (grid-scale) rainfall totals (from 0 to 200 mm/12h) could be observed over the Nicoya peninsula on both days. However, a bigger area to the left of the raw ENS CDF (which is proportional to the ensemble mean), for both coast and inland parts of the peninsula, suggests that bigger rainfall averages at grid-scale should be expected on October 5</w:t>
      </w:r>
      <w:r w:rsidRPr="009C7A5B">
        <w:rPr>
          <w:rFonts w:cstheme="minorHAnsi"/>
          <w:vertAlign w:val="superscript"/>
        </w:rPr>
        <w:t xml:space="preserve">th </w:t>
      </w:r>
      <w:r w:rsidRPr="009C7A5B">
        <w:rPr>
          <w:rFonts w:cstheme="minorHAnsi"/>
        </w:rPr>
        <w:t>rather than on October 4</w:t>
      </w:r>
      <w:r w:rsidRPr="009C7A5B">
        <w:rPr>
          <w:rFonts w:cstheme="minorHAnsi"/>
          <w:vertAlign w:val="superscript"/>
        </w:rPr>
        <w:t>th</w:t>
      </w:r>
      <w:r w:rsidRPr="009C7A5B">
        <w:rPr>
          <w:rFonts w:cstheme="minorHAnsi"/>
        </w:rPr>
        <w:t>. This is supported in the observations (</w:t>
      </w:r>
      <w:r w:rsidRPr="00484219">
        <w:rPr>
          <w:rFonts w:cstheme="minorHAnsi"/>
          <w:b/>
          <w:bCs/>
        </w:rPr>
        <w:fldChar w:fldCharType="begin"/>
      </w:r>
      <w:r w:rsidRPr="00484219">
        <w:rPr>
          <w:rFonts w:cstheme="minorHAnsi"/>
          <w:b/>
          <w:bCs/>
        </w:rPr>
        <w:instrText xml:space="preserve"> REF _Ref77015999 \h  \* MERGEFORMAT </w:instrText>
      </w:r>
      <w:r w:rsidRPr="00484219">
        <w:rPr>
          <w:rFonts w:cstheme="minorHAnsi"/>
          <w:b/>
          <w:bCs/>
        </w:rPr>
      </w:r>
      <w:r w:rsidRPr="00484219">
        <w:rPr>
          <w:rFonts w:cstheme="minorHAnsi"/>
          <w:b/>
          <w:bCs/>
        </w:rPr>
        <w:fldChar w:fldCharType="separate"/>
      </w:r>
      <w:r w:rsidR="00CC6E1E" w:rsidRPr="00CC6E1E">
        <w:rPr>
          <w:rFonts w:cstheme="minorHAnsi"/>
          <w:b/>
          <w:bCs/>
        </w:rPr>
        <w:t xml:space="preserve">Fig. </w:t>
      </w:r>
      <w:r w:rsidR="00CC6E1E" w:rsidRPr="00CC6E1E">
        <w:rPr>
          <w:rFonts w:cstheme="minorHAnsi"/>
          <w:b/>
          <w:bCs/>
          <w:noProof/>
        </w:rPr>
        <w:t>6</w:t>
      </w:r>
      <w:r w:rsidRPr="00484219">
        <w:rPr>
          <w:rFonts w:cstheme="minorHAnsi"/>
          <w:b/>
          <w:bCs/>
        </w:rPr>
        <w:fldChar w:fldCharType="end"/>
      </w:r>
      <w:r w:rsidRPr="00484219">
        <w:rPr>
          <w:rFonts w:cstheme="minorHAnsi"/>
          <w:b/>
          <w:bCs/>
        </w:rPr>
        <w:t>d-e</w:t>
      </w:r>
      <w:r w:rsidRPr="009C7A5B">
        <w:rPr>
          <w:rFonts w:cstheme="minorHAnsi"/>
        </w:rPr>
        <w:t xml:space="preserve">). Second, ecPoint-Rainfall CDFs suggest that the rainfall variability at point-scale can be much higher (from 0 to 450 mm/12h) than the one observed at grid-scale. So, </w:t>
      </w:r>
      <w:r w:rsidR="003B047D">
        <w:rPr>
          <w:rFonts w:cstheme="minorHAnsi"/>
        </w:rPr>
        <w:t xml:space="preserve">although </w:t>
      </w:r>
      <w:r w:rsidRPr="009C7A5B">
        <w:rPr>
          <w:rFonts w:cstheme="minorHAnsi"/>
        </w:rPr>
        <w:t>with low probabilities (</w:t>
      </w:r>
      <w:r w:rsidR="00A97B9C" w:rsidRPr="009C7A5B">
        <w:rPr>
          <w:rFonts w:cstheme="minorHAnsi"/>
        </w:rPr>
        <w:t>e.g.,</w:t>
      </w:r>
      <w:r w:rsidRPr="009C7A5B">
        <w:rPr>
          <w:rFonts w:cstheme="minorHAnsi"/>
        </w:rPr>
        <w:t xml:space="preserve"> 1% or 2%), severe localized events could be observed in the Nicoya peninsula, either on October 4</w:t>
      </w:r>
      <w:r w:rsidRPr="009C7A5B">
        <w:rPr>
          <w:rFonts w:cstheme="minorHAnsi"/>
          <w:vertAlign w:val="superscript"/>
        </w:rPr>
        <w:t>th</w:t>
      </w:r>
      <w:r w:rsidRPr="009C7A5B">
        <w:rPr>
          <w:rFonts w:cstheme="minorHAnsi"/>
        </w:rPr>
        <w:t xml:space="preserve"> or 5</w:t>
      </w:r>
      <w:r w:rsidRPr="009C7A5B">
        <w:rPr>
          <w:rFonts w:cstheme="minorHAnsi"/>
          <w:vertAlign w:val="superscript"/>
        </w:rPr>
        <w:t>th</w:t>
      </w:r>
      <w:r w:rsidRPr="009C7A5B">
        <w:rPr>
          <w:rFonts w:cstheme="minorHAnsi"/>
        </w:rPr>
        <w:t>. However, ecPoint-Rainfall CDFs suggest that the probabilities of having an extreme localized event is very similar on both days</w:t>
      </w:r>
      <w:r w:rsidR="00416788">
        <w:rPr>
          <w:rFonts w:cstheme="minorHAnsi"/>
        </w:rPr>
        <w:t>,</w:t>
      </w:r>
      <w:r w:rsidRPr="009C7A5B">
        <w:rPr>
          <w:rFonts w:cstheme="minorHAnsi"/>
        </w:rPr>
        <w:t xml:space="preserve"> </w:t>
      </w:r>
      <w:r w:rsidR="00416788">
        <w:rPr>
          <w:rFonts w:cstheme="minorHAnsi"/>
        </w:rPr>
        <w:t>t</w:t>
      </w:r>
      <w:r w:rsidRPr="009C7A5B">
        <w:rPr>
          <w:rFonts w:cstheme="minorHAnsi"/>
        </w:rPr>
        <w:t xml:space="preserve">herefore, on the basis of the CDFs no conclusion could be drawn on </w:t>
      </w:r>
      <w:r w:rsidRPr="00424B44">
        <w:rPr>
          <w:rFonts w:cstheme="minorHAnsi"/>
        </w:rPr>
        <w:t xml:space="preserve">which day </w:t>
      </w:r>
      <w:r w:rsidR="00416788" w:rsidRPr="00424B44">
        <w:rPr>
          <w:rFonts w:cstheme="minorHAnsi"/>
        </w:rPr>
        <w:t xml:space="preserve">would </w:t>
      </w:r>
      <w:r w:rsidRPr="00424B44">
        <w:rPr>
          <w:rFonts w:cstheme="minorHAnsi"/>
        </w:rPr>
        <w:t>be the wettest</w:t>
      </w:r>
      <w:r w:rsidR="008330F5" w:rsidRPr="00424B44">
        <w:rPr>
          <w:rFonts w:cstheme="minorHAnsi"/>
        </w:rPr>
        <w:t>.</w:t>
      </w:r>
    </w:p>
    <w:p w14:paraId="172B9E9C" w14:textId="7BD7550E" w:rsidR="003B047D" w:rsidRDefault="008330F5" w:rsidP="008330F5">
      <w:r>
        <w:t>T</w:t>
      </w:r>
      <w:r w:rsidR="000A324C" w:rsidRPr="009C7A5B">
        <w:t>he fact that the highest rainfall peak was observed on October 4</w:t>
      </w:r>
      <w:r w:rsidR="000A324C" w:rsidRPr="009C7A5B">
        <w:rPr>
          <w:vertAlign w:val="superscript"/>
        </w:rPr>
        <w:t>th</w:t>
      </w:r>
      <w:r w:rsidR="000A324C" w:rsidRPr="009C7A5B">
        <w:t xml:space="preserve"> instead than on October 5</w:t>
      </w:r>
      <w:r w:rsidR="000A324C" w:rsidRPr="009C7A5B">
        <w:rPr>
          <w:vertAlign w:val="superscript"/>
        </w:rPr>
        <w:t>th</w:t>
      </w:r>
      <w:r w:rsidR="000A324C" w:rsidRPr="009C7A5B">
        <w:t xml:space="preserve"> could be only</w:t>
      </w:r>
      <w:r w:rsidR="008444D3">
        <w:t xml:space="preserve"> a</w:t>
      </w:r>
      <w:r w:rsidR="000A324C" w:rsidRPr="009C7A5B">
        <w:t xml:space="preserve"> matter of chance. </w:t>
      </w:r>
      <w:r w:rsidR="00A51693" w:rsidRPr="009C7A5B">
        <w:rPr>
          <w:rFonts w:cstheme="minorHAnsi"/>
        </w:rPr>
        <w:t xml:space="preserve">Only part of the sub-grid scale variability of the precipitation field can be known from observations, </w:t>
      </w:r>
      <w:r w:rsidR="00CE624E">
        <w:rPr>
          <w:rFonts w:cstheme="minorHAnsi"/>
        </w:rPr>
        <w:t xml:space="preserve">so </w:t>
      </w:r>
      <w:r w:rsidR="00CE624E" w:rsidRPr="009C7A5B">
        <w:rPr>
          <w:rFonts w:cstheme="minorHAnsi"/>
        </w:rPr>
        <w:t>the verification of extreme localized rainfall events in small regions is difficult</w:t>
      </w:r>
      <w:r w:rsidR="00A51693" w:rsidRPr="009C7A5B">
        <w:rPr>
          <w:rFonts w:cstheme="minorHAnsi"/>
        </w:rPr>
        <w:t xml:space="preserve">. Denser observational networks or reliable radar-derived rainfall totals would provide a better representation of the rainfall sub-grid variability in small regions </w:t>
      </w:r>
      <w:r w:rsidR="00A51693" w:rsidRPr="009C7A5B">
        <w:rPr>
          <w:rFonts w:cstheme="minorHAnsi"/>
        </w:rPr>
        <w:fldChar w:fldCharType="begin" w:fldLock="1"/>
      </w:r>
      <w:r w:rsidR="00A51693" w:rsidRPr="009C7A5B">
        <w:rPr>
          <w:rFonts w:cstheme="minorHAnsi"/>
        </w:rP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&amp; Duffy, 2016)","plainTextFormattedCitation":"(Haiden &amp; Duffy, 2016)","previouslyFormattedCitation":"(Haiden &amp; Duffy, 2016)"},"properties":{"noteIndex":0},"schema":"https://github.com/citation-style-language/schema/raw/master/csl-citation.json"}</w:instrText>
      </w:r>
      <w:r w:rsidR="00A51693" w:rsidRPr="009C7A5B">
        <w:rPr>
          <w:rFonts w:cstheme="minorHAnsi"/>
        </w:rPr>
        <w:fldChar w:fldCharType="separate"/>
      </w:r>
      <w:r w:rsidR="00A51693" w:rsidRPr="009C7A5B">
        <w:rPr>
          <w:rFonts w:cstheme="minorHAnsi"/>
          <w:noProof/>
        </w:rPr>
        <w:t>(Haiden &amp; Duffy, 2016)</w:t>
      </w:r>
      <w:r w:rsidR="00A51693" w:rsidRPr="009C7A5B">
        <w:rPr>
          <w:rFonts w:cstheme="minorHAnsi"/>
        </w:rPr>
        <w:fldChar w:fldCharType="end"/>
      </w:r>
      <w:r w:rsidR="00A51693" w:rsidRPr="009C7A5B">
        <w:rPr>
          <w:rFonts w:cstheme="minorHAnsi"/>
        </w:rPr>
        <w:t xml:space="preserve">, </w:t>
      </w:r>
      <w:r w:rsidR="0030606C">
        <w:rPr>
          <w:rFonts w:cstheme="minorHAnsi"/>
        </w:rPr>
        <w:t xml:space="preserve">so </w:t>
      </w:r>
      <w:r w:rsidR="00A51693" w:rsidRPr="009C7A5B">
        <w:rPr>
          <w:rFonts w:cstheme="minorHAnsi"/>
        </w:rPr>
        <w:t>they are vital for the evaluation of ecPoint-Rainfall in the prediction of extreme localized rainfall events in small regions. Costa Rica has a good observational network. However,</w:t>
      </w:r>
      <w:r w:rsidR="0030606C">
        <w:rPr>
          <w:rFonts w:cstheme="minorHAnsi"/>
        </w:rPr>
        <w:t xml:space="preserve"> </w:t>
      </w:r>
      <w:r w:rsidR="0030606C">
        <w:rPr>
          <w:rFonts w:cstheme="minorHAnsi"/>
        </w:rPr>
        <w:fldChar w:fldCharType="begin"/>
      </w:r>
      <w:r w:rsidR="0030606C">
        <w:rPr>
          <w:rFonts w:cstheme="minorHAnsi"/>
        </w:rPr>
        <w:instrText xml:space="preserve"> REF _Ref77015999 \h </w:instrText>
      </w:r>
      <w:r w:rsidR="0030606C">
        <w:rPr>
          <w:rFonts w:cstheme="minorHAnsi"/>
        </w:rPr>
      </w:r>
      <w:r w:rsidR="0030606C">
        <w:rPr>
          <w:rFonts w:cstheme="minorHAnsi"/>
        </w:rPr>
        <w:fldChar w:fldCharType="separate"/>
      </w:r>
      <w:r w:rsidR="00CC6E1E" w:rsidRPr="00AA3121">
        <w:rPr>
          <w:b/>
          <w:bCs/>
        </w:rPr>
        <w:t xml:space="preserve">Fig. </w:t>
      </w:r>
      <w:r w:rsidR="00CC6E1E">
        <w:rPr>
          <w:b/>
          <w:bCs/>
          <w:noProof/>
        </w:rPr>
        <w:t>6</w:t>
      </w:r>
      <w:r w:rsidR="0030606C">
        <w:rPr>
          <w:rFonts w:cstheme="minorHAnsi"/>
        </w:rPr>
        <w:fldChar w:fldCharType="end"/>
      </w:r>
      <w:r w:rsidR="0030606C" w:rsidRPr="005D3BDB">
        <w:rPr>
          <w:rFonts w:cstheme="minorHAnsi"/>
          <w:b/>
          <w:bCs/>
        </w:rPr>
        <w:t>a-</w:t>
      </w:r>
      <w:r w:rsidR="005D3BDB" w:rsidRPr="005D3BDB">
        <w:rPr>
          <w:rFonts w:cstheme="minorHAnsi"/>
          <w:b/>
          <w:bCs/>
        </w:rPr>
        <w:t>f</w:t>
      </w:r>
      <w:r w:rsidR="00A51693" w:rsidRPr="009C7A5B">
        <w:rPr>
          <w:rFonts w:cstheme="minorHAnsi"/>
        </w:rPr>
        <w:t xml:space="preserve"> </w:t>
      </w:r>
      <w:r w:rsidR="005D3BDB">
        <w:rPr>
          <w:rFonts w:cstheme="minorHAnsi"/>
        </w:rPr>
        <w:t xml:space="preserve">show that </w:t>
      </w:r>
      <w:r w:rsidR="00A51693" w:rsidRPr="009C7A5B">
        <w:rPr>
          <w:rFonts w:cstheme="minorHAnsi"/>
        </w:rPr>
        <w:t>there are some uncovered spots, where a higher peak on October 5</w:t>
      </w:r>
      <w:r w:rsidR="00A51693" w:rsidRPr="009C7A5B">
        <w:rPr>
          <w:rFonts w:cstheme="minorHAnsi"/>
          <w:vertAlign w:val="superscript"/>
        </w:rPr>
        <w:t>th</w:t>
      </w:r>
      <w:r w:rsidR="00A51693" w:rsidRPr="009C7A5B">
        <w:rPr>
          <w:rFonts w:cstheme="minorHAnsi"/>
        </w:rPr>
        <w:t xml:space="preserve"> </w:t>
      </w:r>
      <w:r w:rsidR="005D3BDB">
        <w:rPr>
          <w:rFonts w:cstheme="minorHAnsi"/>
        </w:rPr>
        <w:t xml:space="preserve">could have happened but </w:t>
      </w:r>
      <w:r w:rsidR="008444D3">
        <w:rPr>
          <w:rFonts w:cstheme="minorHAnsi"/>
        </w:rPr>
        <w:t>would</w:t>
      </w:r>
      <w:r w:rsidR="00A51693" w:rsidRPr="009C7A5B">
        <w:rPr>
          <w:rFonts w:cstheme="minorHAnsi"/>
        </w:rPr>
        <w:t xml:space="preserve"> </w:t>
      </w:r>
      <w:r w:rsidR="005D3BDB">
        <w:rPr>
          <w:rFonts w:cstheme="minorHAnsi"/>
        </w:rPr>
        <w:t xml:space="preserve">not </w:t>
      </w:r>
      <w:r w:rsidR="008444D3">
        <w:rPr>
          <w:rFonts w:cstheme="minorHAnsi"/>
        </w:rPr>
        <w:t xml:space="preserve">be </w:t>
      </w:r>
      <w:r w:rsidR="005D3BDB">
        <w:rPr>
          <w:rFonts w:cstheme="minorHAnsi"/>
        </w:rPr>
        <w:t>recorded</w:t>
      </w:r>
      <w:r w:rsidR="00A51693" w:rsidRPr="009C7A5B">
        <w:rPr>
          <w:rFonts w:cstheme="minorHAnsi"/>
        </w:rPr>
        <w:t xml:space="preserve">. Therefore, </w:t>
      </w:r>
      <w:r w:rsidR="005D3BDB">
        <w:rPr>
          <w:rFonts w:cstheme="minorHAnsi"/>
        </w:rPr>
        <w:t xml:space="preserve">ecPoint-Rainfall guidelines should tackle the fact that </w:t>
      </w:r>
      <w:r w:rsidR="00A51693" w:rsidRPr="009C7A5B">
        <w:rPr>
          <w:rFonts w:cstheme="minorHAnsi"/>
        </w:rPr>
        <w:t>no deterministic conclusions can be drawn about ecPoint-Rainfall correctly placing the wettest day</w:t>
      </w:r>
      <w:r w:rsidR="005D3BDB">
        <w:rPr>
          <w:rFonts w:cstheme="minorHAnsi"/>
        </w:rPr>
        <w:t xml:space="preserve"> in a multiple-day event, especially in the verification of small regions</w:t>
      </w:r>
      <w:r w:rsidR="00A51693" w:rsidRPr="009C7A5B">
        <w:rPr>
          <w:rFonts w:cstheme="minorHAnsi"/>
        </w:rPr>
        <w:t xml:space="preserve">. </w:t>
      </w:r>
      <w:r w:rsidR="005D3BDB">
        <w:rPr>
          <w:rFonts w:cstheme="minorHAnsi"/>
        </w:rPr>
        <w:t>Whether ecPoint-Rainfall provide</w:t>
      </w:r>
      <w:r w:rsidR="00933012">
        <w:rPr>
          <w:rFonts w:cstheme="minorHAnsi"/>
        </w:rPr>
        <w:t>s</w:t>
      </w:r>
      <w:r w:rsidR="005D3BDB">
        <w:rPr>
          <w:rFonts w:cstheme="minorHAnsi"/>
        </w:rPr>
        <w:t xml:space="preserve"> good guidance on when the </w:t>
      </w:r>
      <w:r w:rsidR="00933012">
        <w:rPr>
          <w:rFonts w:cstheme="minorHAnsi"/>
        </w:rPr>
        <w:t xml:space="preserve">highest local rainfall peak is going to happen is </w:t>
      </w:r>
      <w:r w:rsidR="00A51693" w:rsidRPr="009C7A5B">
        <w:rPr>
          <w:rFonts w:cstheme="minorHAnsi"/>
        </w:rPr>
        <w:t xml:space="preserve">information </w:t>
      </w:r>
      <w:r w:rsidR="00933012">
        <w:rPr>
          <w:rFonts w:cstheme="minorHAnsi"/>
        </w:rPr>
        <w:t xml:space="preserve">that </w:t>
      </w:r>
      <w:r w:rsidR="00A51693" w:rsidRPr="009C7A5B">
        <w:rPr>
          <w:rFonts w:cstheme="minorHAnsi"/>
        </w:rPr>
        <w:t xml:space="preserve">should be seen either over a much longer period of time </w:t>
      </w:r>
      <w:r w:rsidR="00933012">
        <w:rPr>
          <w:rFonts w:cstheme="minorHAnsi"/>
        </w:rPr>
        <w:t>and</w:t>
      </w:r>
      <w:r w:rsidR="00A51693" w:rsidRPr="009C7A5B">
        <w:rPr>
          <w:rFonts w:cstheme="minorHAnsi"/>
        </w:rPr>
        <w:t xml:space="preserve"> over a much bigger region, </w:t>
      </w:r>
      <w:r w:rsidR="00A51693" w:rsidRPr="00424B44">
        <w:rPr>
          <w:rFonts w:cstheme="minorHAnsi"/>
        </w:rPr>
        <w:t>so the effects of the random measurement of rainfall extremes</w:t>
      </w:r>
      <w:r w:rsidR="004E6F1D" w:rsidRPr="00424B44">
        <w:rPr>
          <w:rFonts w:cstheme="minorHAnsi"/>
        </w:rPr>
        <w:t xml:space="preserve"> (and the fact that ecPoint-Rainfall output is probabilistic)</w:t>
      </w:r>
      <w:r w:rsidR="00A51693" w:rsidRPr="00424B44">
        <w:rPr>
          <w:rFonts w:cstheme="minorHAnsi"/>
        </w:rPr>
        <w:t xml:space="preserve"> can be counterbalanced by the bigger number of cases examined.</w:t>
      </w:r>
    </w:p>
    <w:p w14:paraId="73DCC678" w14:textId="16DA33C2" w:rsidR="00070864" w:rsidRDefault="00070864" w:rsidP="005D6960">
      <w:pPr>
        <w:pStyle w:val="Titolo2"/>
      </w:pPr>
      <w:r>
        <w:t>On the verification of ecPoint-Rainfall</w:t>
      </w:r>
    </w:p>
    <w:p w14:paraId="77B6D26A" w14:textId="459D786A" w:rsidR="00070864" w:rsidRPr="00C87752" w:rsidRDefault="00070864" w:rsidP="00070864">
      <w:r>
        <w:rPr>
          <w:rFonts w:cstheme="minorHAnsi"/>
        </w:rPr>
        <w:t>OMSZ developed a</w:t>
      </w:r>
      <w:r w:rsidRPr="00090302">
        <w:rPr>
          <w:rFonts w:cstheme="minorHAnsi"/>
        </w:rPr>
        <w:t xml:space="preserve"> methodology</w:t>
      </w:r>
      <w:r>
        <w:rPr>
          <w:rFonts w:cstheme="minorHAnsi"/>
        </w:rPr>
        <w:t xml:space="preserve"> to verify ecPoint-Rainfall</w:t>
      </w:r>
      <w:r w:rsidRPr="00090302">
        <w:rPr>
          <w:rFonts w:cstheme="minorHAnsi"/>
        </w:rPr>
        <w:t xml:space="preserve"> based on assigning </w:t>
      </w:r>
      <w:r w:rsidR="004C0DDB">
        <w:rPr>
          <w:rFonts w:cstheme="minorHAnsi"/>
        </w:rPr>
        <w:t xml:space="preserve">only </w:t>
      </w:r>
      <w:r w:rsidRPr="00090302">
        <w:rPr>
          <w:rFonts w:cstheme="minorHAnsi"/>
        </w:rPr>
        <w:t xml:space="preserve">one observation to the nearest model grid-box. It was assumed that the closer the observation to the model grid-box, the more representative the observation is of the forecast provided for that grid-box. This assumption </w:t>
      </w:r>
      <w:r w:rsidR="00530860">
        <w:rPr>
          <w:rFonts w:cstheme="minorHAnsi"/>
        </w:rPr>
        <w:t>might b</w:t>
      </w:r>
      <w:r w:rsidR="00300D1B">
        <w:rPr>
          <w:rFonts w:cstheme="minorHAnsi"/>
        </w:rPr>
        <w:t>e</w:t>
      </w:r>
      <w:r w:rsidR="007D71D5">
        <w:rPr>
          <w:rFonts w:cstheme="minorHAnsi"/>
        </w:rPr>
        <w:t xml:space="preserve"> </w:t>
      </w:r>
      <w:r w:rsidRPr="00090302">
        <w:rPr>
          <w:rFonts w:cstheme="minorHAnsi"/>
        </w:rPr>
        <w:t>relevant for traditional NWP model outputs, where the model grid-box forecast represents a rainfall average over the grid-box.</w:t>
      </w:r>
      <w:r w:rsidR="00300D1B">
        <w:rPr>
          <w:rFonts w:cstheme="minorHAnsi"/>
        </w:rPr>
        <w:t xml:space="preserve"> However,</w:t>
      </w:r>
      <w:r w:rsidRPr="00090302">
        <w:rPr>
          <w:rFonts w:cstheme="minorHAnsi"/>
        </w:rPr>
        <w:t xml:space="preserve"> </w:t>
      </w:r>
      <w:r w:rsidR="00300D1B">
        <w:rPr>
          <w:rFonts w:cstheme="minorHAnsi"/>
        </w:rPr>
        <w:t>i</w:t>
      </w:r>
      <w:r w:rsidRPr="00090302">
        <w:rPr>
          <w:rFonts w:cstheme="minorHAnsi"/>
        </w:rPr>
        <w:t xml:space="preserve">n the case of ecPoint-Rainfall, the verification is much simpler. By construction, ecPoint-Rainfall mirrors what is provided by rain gauges, </w:t>
      </w:r>
      <w:r w:rsidR="002E7CE7" w:rsidRPr="00090302">
        <w:rPr>
          <w:rFonts w:cstheme="minorHAnsi"/>
        </w:rPr>
        <w:t>i.e.,</w:t>
      </w:r>
      <w:r w:rsidRPr="00090302">
        <w:rPr>
          <w:rFonts w:cstheme="minorHAnsi"/>
        </w:rPr>
        <w:t xml:space="preserve"> point rainfall observations. Therefore, verification statistic</w:t>
      </w:r>
      <w:r w:rsidR="00095767">
        <w:rPr>
          <w:rFonts w:cstheme="minorHAnsi"/>
        </w:rPr>
        <w:t>s</w:t>
      </w:r>
      <w:r w:rsidRPr="00090302">
        <w:rPr>
          <w:rFonts w:cstheme="minorHAnsi"/>
        </w:rPr>
        <w:t xml:space="preserve"> </w:t>
      </w:r>
      <w:r w:rsidR="00300D1B">
        <w:rPr>
          <w:rFonts w:cstheme="minorHAnsi"/>
        </w:rPr>
        <w:t>must be calculated</w:t>
      </w:r>
      <w:r w:rsidR="0069754A">
        <w:rPr>
          <w:rFonts w:cstheme="minorHAnsi"/>
        </w:rPr>
        <w:t xml:space="preserve"> by using</w:t>
      </w:r>
      <w:r w:rsidR="00300D1B" w:rsidRPr="00090302">
        <w:rPr>
          <w:rFonts w:cstheme="minorHAnsi"/>
        </w:rPr>
        <w:t xml:space="preserve"> </w:t>
      </w:r>
      <w:r w:rsidRPr="00090302">
        <w:rPr>
          <w:rFonts w:cstheme="minorHAnsi"/>
        </w:rPr>
        <w:t>point rainfall observations and the forecasts from the nearest model grid-box</w:t>
      </w:r>
      <w:r w:rsidR="0067457C">
        <w:rPr>
          <w:rFonts w:cstheme="minorHAnsi"/>
        </w:rPr>
        <w:t xml:space="preserve">, even if </w:t>
      </w:r>
      <w:r w:rsidR="00FB7BE1">
        <w:rPr>
          <w:rFonts w:cstheme="minorHAnsi"/>
        </w:rPr>
        <w:t>the forecast</w:t>
      </w:r>
      <w:r w:rsidR="003E2416">
        <w:rPr>
          <w:rFonts w:cstheme="minorHAnsi"/>
        </w:rPr>
        <w:t xml:space="preserve"> from the same</w:t>
      </w:r>
      <w:r w:rsidR="0067457C">
        <w:rPr>
          <w:rFonts w:cstheme="minorHAnsi"/>
        </w:rPr>
        <w:t xml:space="preserve"> model grid-box gets </w:t>
      </w:r>
      <w:r w:rsidR="003E2416">
        <w:rPr>
          <w:rFonts w:cstheme="minorHAnsi"/>
        </w:rPr>
        <w:t xml:space="preserve">assigned to </w:t>
      </w:r>
      <w:r w:rsidR="0067457C">
        <w:rPr>
          <w:rFonts w:cstheme="minorHAnsi"/>
        </w:rPr>
        <w:t>more than one observatio</w:t>
      </w:r>
      <w:r w:rsidR="003E2416">
        <w:rPr>
          <w:rFonts w:cstheme="minorHAnsi"/>
        </w:rPr>
        <w:t>n</w:t>
      </w:r>
      <w:r w:rsidRPr="00090302">
        <w:rPr>
          <w:rFonts w:cstheme="minorHAnsi"/>
        </w:rPr>
        <w:t xml:space="preserve">. Second, the verification methodology </w:t>
      </w:r>
      <w:r>
        <w:rPr>
          <w:rFonts w:cstheme="minorHAnsi"/>
        </w:rPr>
        <w:t xml:space="preserve">merges adjacent </w:t>
      </w:r>
      <w:r w:rsidRPr="00090302">
        <w:rPr>
          <w:rFonts w:cstheme="minorHAnsi"/>
        </w:rPr>
        <w:t>model grid-boxes to assess whether the forecasts provided a good guidance compared to observations. This is another very common technique used for the verification of traditional NWP model outputs</w:t>
      </w:r>
      <w:r>
        <w:rPr>
          <w:rFonts w:cstheme="minorHAnsi"/>
        </w:rPr>
        <w:t xml:space="preserve"> </w:t>
      </w:r>
      <w:r w:rsidRPr="00090302">
        <w:rPr>
          <w:rFonts w:cstheme="minorHAnsi"/>
        </w:rPr>
        <w:t>to compensate for the lack of ensemble members. Th</w:t>
      </w:r>
      <w:r w:rsidR="0004512A">
        <w:rPr>
          <w:rFonts w:cstheme="minorHAnsi"/>
        </w:rPr>
        <w:t>e merging of adjacent model grid-</w:t>
      </w:r>
      <w:r w:rsidR="0004512A">
        <w:rPr>
          <w:rFonts w:cstheme="minorHAnsi"/>
        </w:rPr>
        <w:lastRenderedPageBreak/>
        <w:t>boxes</w:t>
      </w:r>
      <w:r w:rsidRPr="00090302">
        <w:rPr>
          <w:rFonts w:cstheme="minorHAnsi"/>
        </w:rPr>
        <w:t xml:space="preserve"> is not </w:t>
      </w:r>
      <w:r w:rsidR="009E41B8">
        <w:rPr>
          <w:rFonts w:cstheme="minorHAnsi"/>
        </w:rPr>
        <w:t xml:space="preserve">necessary </w:t>
      </w:r>
      <w:r w:rsidRPr="00090302">
        <w:rPr>
          <w:rFonts w:cstheme="minorHAnsi"/>
        </w:rPr>
        <w:t xml:space="preserve"> </w:t>
      </w:r>
      <w:r w:rsidR="005925F8">
        <w:rPr>
          <w:rFonts w:cstheme="minorHAnsi"/>
        </w:rPr>
        <w:t>when verifying</w:t>
      </w:r>
      <w:r w:rsidR="005925F8" w:rsidRPr="00090302">
        <w:rPr>
          <w:rFonts w:cstheme="minorHAnsi"/>
        </w:rPr>
        <w:t xml:space="preserve"> </w:t>
      </w:r>
      <w:r w:rsidRPr="00090302">
        <w:rPr>
          <w:rFonts w:cstheme="minorHAnsi"/>
        </w:rPr>
        <w:t xml:space="preserve">ecPoint-Rainfall which, by construction, already expands the number of ensemble members for each raw member (see </w:t>
      </w:r>
      <w:r>
        <w:rPr>
          <w:rFonts w:cstheme="minorHAnsi"/>
        </w:rPr>
        <w:fldChar w:fldCharType="begin"/>
      </w:r>
      <w:r>
        <w:rPr>
          <w:rFonts w:cstheme="minorHAnsi"/>
        </w:rPr>
        <w:instrText xml:space="preserve"> REF _Ref76417201 \h </w:instrText>
      </w:r>
      <w:r>
        <w:rPr>
          <w:rFonts w:cstheme="minorHAnsi"/>
        </w:rPr>
      </w:r>
      <w:r>
        <w:rPr>
          <w:rFonts w:cstheme="minorHAnsi"/>
        </w:rPr>
        <w:fldChar w:fldCharType="separate"/>
      </w:r>
      <w:r w:rsidR="00CC6E1E" w:rsidRPr="00755CBB">
        <w:rPr>
          <w:b/>
          <w:bCs/>
        </w:rPr>
        <w:t xml:space="preserve">Fig. </w:t>
      </w:r>
      <w:r w:rsidR="00CC6E1E">
        <w:rPr>
          <w:b/>
          <w:bCs/>
          <w:noProof/>
        </w:rPr>
        <w:t>1</w:t>
      </w:r>
      <w:r>
        <w:rPr>
          <w:rFonts w:cstheme="minorHAnsi"/>
        </w:rPr>
        <w:fldChar w:fldCharType="end"/>
      </w:r>
      <w:r w:rsidRPr="002C6DFB">
        <w:rPr>
          <w:rFonts w:cstheme="minorHAnsi"/>
          <w:b/>
          <w:bCs/>
        </w:rPr>
        <w:t>b</w:t>
      </w:r>
      <w:r w:rsidRPr="00090302">
        <w:rPr>
          <w:rFonts w:cstheme="minorHAnsi"/>
        </w:rPr>
        <w:t>).</w:t>
      </w:r>
    </w:p>
    <w:p w14:paraId="3BB33135" w14:textId="52DE1C44" w:rsidR="00070864" w:rsidRPr="009C7A5B" w:rsidRDefault="00070864" w:rsidP="00070864">
      <w:pPr>
        <w:pStyle w:val="Titolo2"/>
        <w:rPr>
          <w:rFonts w:cstheme="minorHAnsi"/>
        </w:rPr>
      </w:pPr>
      <w:r w:rsidRPr="009C7A5B">
        <w:rPr>
          <w:rFonts w:cstheme="minorHAnsi"/>
        </w:rPr>
        <w:t xml:space="preserve">On </w:t>
      </w:r>
      <w:r w:rsidR="00DC2993">
        <w:rPr>
          <w:rFonts w:cstheme="minorHAnsi"/>
        </w:rPr>
        <w:t xml:space="preserve">using </w:t>
      </w:r>
      <w:r w:rsidR="00DC2993" w:rsidRPr="009C7A5B">
        <w:rPr>
          <w:rFonts w:cstheme="minorHAnsi"/>
        </w:rPr>
        <w:t>parallel</w:t>
      </w:r>
      <w:r w:rsidR="00DC2993">
        <w:rPr>
          <w:rFonts w:cstheme="minorHAnsi"/>
        </w:rPr>
        <w:t>s</w:t>
      </w:r>
      <w:r w:rsidR="00DC2993" w:rsidRPr="009C7A5B">
        <w:rPr>
          <w:rFonts w:cstheme="minorHAnsi"/>
        </w:rPr>
        <w:t xml:space="preserve"> </w:t>
      </w:r>
      <w:r>
        <w:rPr>
          <w:rFonts w:cstheme="minorHAnsi"/>
        </w:rPr>
        <w:t>between ecPoint and</w:t>
      </w:r>
      <w:r w:rsidRPr="009C7A5B">
        <w:rPr>
          <w:rFonts w:cstheme="minorHAnsi"/>
        </w:rPr>
        <w:t xml:space="preserve"> forecasters heuristics to improve guideline efficacy</w:t>
      </w:r>
    </w:p>
    <w:p w14:paraId="05141925" w14:textId="4AB6E9D5" w:rsidR="00070864" w:rsidRDefault="00070864" w:rsidP="00070864">
      <w:pPr>
        <w:rPr>
          <w:rFonts w:cstheme="minorHAnsi"/>
        </w:rPr>
      </w:pPr>
      <w:r w:rsidRPr="009C7A5B">
        <w:rPr>
          <w:rFonts w:cstheme="minorHAnsi"/>
        </w:rPr>
        <w:t xml:space="preserve">Whilst the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between the ecPoint methodology and forecasters heuristics did not directly change the way ecPoint-Rainfall guidelines were </w:t>
      </w:r>
      <w:r w:rsidR="00416788">
        <w:rPr>
          <w:rFonts w:cstheme="minorHAnsi"/>
        </w:rPr>
        <w:t>articulated</w:t>
      </w:r>
      <w:r w:rsidRPr="009C7A5B">
        <w:rPr>
          <w:rFonts w:cstheme="minorHAnsi"/>
        </w:rPr>
        <w:t xml:space="preserve">, </w:t>
      </w:r>
      <w:r w:rsidR="00416788">
        <w:rPr>
          <w:rFonts w:cstheme="minorHAnsi"/>
        </w:rPr>
        <w:t xml:space="preserve">explaining to </w:t>
      </w:r>
      <w:r w:rsidRPr="009C7A5B">
        <w:rPr>
          <w:rFonts w:cstheme="minorHAnsi"/>
        </w:rPr>
        <w:t xml:space="preserve">forecasters such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proved to be a turning point in the way guidelines were understood. </w:t>
      </w:r>
      <w:r w:rsidR="00407C83" w:rsidRPr="00094EC8">
        <w:rPr>
          <w:rFonts w:cstheme="minorHAnsi"/>
        </w:rPr>
        <w:t xml:space="preserve">The importance of such parallel came out during the “informal discussions” and were recalled when the mock-up products were sent for a second evaluation by the forecasters.  </w:t>
      </w:r>
      <w:r w:rsidRPr="00094EC8">
        <w:rPr>
          <w:rFonts w:cstheme="minorHAnsi"/>
        </w:rPr>
        <w:t xml:space="preserve">Drawing a direct </w:t>
      </w:r>
      <w:r w:rsidR="00DC2993" w:rsidRPr="00094EC8">
        <w:rPr>
          <w:rFonts w:cstheme="minorHAnsi"/>
        </w:rPr>
        <w:t xml:space="preserve">link </w:t>
      </w:r>
      <w:r w:rsidRPr="00094EC8">
        <w:rPr>
          <w:rFonts w:cstheme="minorHAnsi"/>
        </w:rPr>
        <w:t xml:space="preserve">between </w:t>
      </w:r>
      <w:r w:rsidR="00416788" w:rsidRPr="00094EC8">
        <w:rPr>
          <w:rFonts w:cstheme="minorHAnsi"/>
        </w:rPr>
        <w:t xml:space="preserve">ecPoint </w:t>
      </w:r>
      <w:r w:rsidRPr="00094EC8">
        <w:rPr>
          <w:rFonts w:cstheme="minorHAnsi"/>
        </w:rPr>
        <w:t xml:space="preserve">methodology and the way forecasters provide Bayesian probabilities for an event on daily basis removed the complexity factor and opened </w:t>
      </w:r>
      <w:r w:rsidR="00DC2993" w:rsidRPr="00094EC8">
        <w:rPr>
          <w:rFonts w:cstheme="minorHAnsi"/>
        </w:rPr>
        <w:t xml:space="preserve">up </w:t>
      </w:r>
      <w:r w:rsidRPr="00094EC8">
        <w:rPr>
          <w:rFonts w:cstheme="minorHAnsi"/>
        </w:rPr>
        <w:t xml:space="preserve">the forecasters to a wider understanding of </w:t>
      </w:r>
      <w:r w:rsidR="001E7A11" w:rsidRPr="00094EC8">
        <w:rPr>
          <w:rFonts w:cstheme="minorHAnsi"/>
        </w:rPr>
        <w:t>how</w:t>
      </w:r>
      <w:r w:rsidRPr="00094EC8">
        <w:rPr>
          <w:rFonts w:cstheme="minorHAnsi"/>
        </w:rPr>
        <w:t xml:space="preserve"> ecPoint post-processes raw NWP model outputs</w:t>
      </w:r>
      <w:r w:rsidR="00407C83" w:rsidRPr="00094EC8">
        <w:rPr>
          <w:rFonts w:cstheme="minorHAnsi"/>
        </w:rPr>
        <w:t xml:space="preserve"> which translated into a more effective use of the products presented</w:t>
      </w:r>
      <w:r w:rsidRPr="00094EC8">
        <w:rPr>
          <w:rFonts w:cstheme="minorHAnsi"/>
        </w:rPr>
        <w:t xml:space="preserve">. </w:t>
      </w:r>
      <w:r w:rsidR="00F46D66" w:rsidRPr="00094EC8">
        <w:rPr>
          <w:rFonts w:cstheme="minorHAnsi"/>
        </w:rPr>
        <w:t xml:space="preserve">This </w:t>
      </w:r>
      <w:r w:rsidR="00F46D66">
        <w:rPr>
          <w:rFonts w:cstheme="minorHAnsi"/>
        </w:rPr>
        <w:t>discovery is a</w:t>
      </w:r>
      <w:r w:rsidR="00416788">
        <w:rPr>
          <w:rFonts w:cstheme="minorHAnsi"/>
        </w:rPr>
        <w:t>n important point</w:t>
      </w:r>
      <w:r w:rsidR="00F46D66">
        <w:rPr>
          <w:rFonts w:cstheme="minorHAnsi"/>
        </w:rPr>
        <w:t xml:space="preserve"> to include in the ecPoint-Rainfall guidelines. Indeed, e</w:t>
      </w:r>
      <w:r w:rsidRPr="009C7A5B">
        <w:rPr>
          <w:rFonts w:cstheme="minorHAnsi"/>
        </w:rPr>
        <w:t xml:space="preserve">very forecaster </w:t>
      </w:r>
      <w:r w:rsidR="00F46D66">
        <w:rPr>
          <w:rFonts w:cstheme="minorHAnsi"/>
        </w:rPr>
        <w:t>could</w:t>
      </w:r>
      <w:r w:rsidRPr="009C7A5B">
        <w:rPr>
          <w:rFonts w:cstheme="minorHAnsi"/>
        </w:rPr>
        <w:t xml:space="preserve"> relate to forecasters heuristics, independent</w:t>
      </w:r>
      <w:r w:rsidR="00DC2993">
        <w:rPr>
          <w:rFonts w:cstheme="minorHAnsi"/>
        </w:rPr>
        <w:t xml:space="preserve"> of </w:t>
      </w:r>
      <w:r w:rsidRPr="009C7A5B">
        <w:rPr>
          <w:rFonts w:cstheme="minorHAnsi"/>
        </w:rPr>
        <w:t>their previous probabilistic knowledge</w:t>
      </w:r>
      <w:r w:rsidR="00416788">
        <w:rPr>
          <w:rFonts w:cstheme="minorHAnsi"/>
        </w:rPr>
        <w:t>,</w:t>
      </w:r>
      <w:r w:rsidRPr="009C7A5B">
        <w:rPr>
          <w:rFonts w:cstheme="minorHAnsi"/>
        </w:rPr>
        <w:t xml:space="preserve"> because whether they work</w:t>
      </w:r>
      <w:r w:rsidR="00F46D66">
        <w:rPr>
          <w:rFonts w:cstheme="minorHAnsi"/>
        </w:rPr>
        <w:t xml:space="preserve"> </w:t>
      </w:r>
      <w:r w:rsidR="00DC2993">
        <w:rPr>
          <w:rFonts w:cstheme="minorHAnsi"/>
        </w:rPr>
        <w:t>in a</w:t>
      </w:r>
      <w:r w:rsidR="00DC2993" w:rsidRPr="009C7A5B">
        <w:rPr>
          <w:rFonts w:cstheme="minorHAnsi"/>
        </w:rPr>
        <w:t xml:space="preserve"> </w:t>
      </w:r>
      <w:r w:rsidRPr="009C7A5B">
        <w:rPr>
          <w:rFonts w:cstheme="minorHAnsi"/>
        </w:rPr>
        <w:t xml:space="preserve">deterministic or </w:t>
      </w:r>
      <w:r w:rsidR="00967B19">
        <w:rPr>
          <w:rFonts w:cstheme="minorHAnsi"/>
        </w:rPr>
        <w:t xml:space="preserve">a </w:t>
      </w:r>
      <w:r w:rsidRPr="009C7A5B">
        <w:rPr>
          <w:rFonts w:cstheme="minorHAnsi"/>
        </w:rPr>
        <w:t xml:space="preserve">probabilistic </w:t>
      </w:r>
      <w:r w:rsidR="00DC2993">
        <w:rPr>
          <w:rFonts w:cstheme="minorHAnsi"/>
        </w:rPr>
        <w:t>(ensemble) framework</w:t>
      </w:r>
      <w:r w:rsidRPr="009C7A5B">
        <w:rPr>
          <w:rFonts w:cstheme="minorHAnsi"/>
        </w:rPr>
        <w:t xml:space="preserve">, forecasters always provide some sort of adjustments to the raw model guidance. Typically forecasters working with deterministic models have to provide a probabilistic distribution around the single value forecast, which is what an </w:t>
      </w:r>
      <w:r w:rsidR="00DC2993">
        <w:rPr>
          <w:rFonts w:cstheme="minorHAnsi"/>
        </w:rPr>
        <w:t xml:space="preserve">NWP </w:t>
      </w:r>
      <w:r w:rsidRPr="009C7A5B">
        <w:rPr>
          <w:rFonts w:cstheme="minorHAnsi"/>
        </w:rPr>
        <w:t xml:space="preserve">ensemble would provide in a numerical way </w:t>
      </w:r>
      <w:r w:rsidRPr="009C7A5B">
        <w:rPr>
          <w:rFonts w:cstheme="minorHAnsi"/>
        </w:rPr>
        <w:fldChar w:fldCharType="begin" w:fldLock="1"/>
      </w:r>
      <w:r w:rsidRPr="009C7A5B">
        <w:rPr>
          <w:rFonts w:cstheme="minorHAnsi"/>
        </w:rPr>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9C7A5B">
        <w:rPr>
          <w:rFonts w:cstheme="minorHAnsi"/>
        </w:rPr>
        <w:fldChar w:fldCharType="separate"/>
      </w:r>
      <w:r w:rsidRPr="009C7A5B">
        <w:rPr>
          <w:rFonts w:cstheme="minorHAnsi"/>
          <w:noProof/>
        </w:rPr>
        <w:t>(Buizza, 2019)</w:t>
      </w:r>
      <w:r w:rsidRPr="009C7A5B">
        <w:rPr>
          <w:rFonts w:cstheme="minorHAnsi"/>
        </w:rPr>
        <w:fldChar w:fldCharType="end"/>
      </w:r>
      <w:r w:rsidRPr="009C7A5B">
        <w:rPr>
          <w:rFonts w:cstheme="minorHAnsi"/>
        </w:rPr>
        <w:t xml:space="preserve">; and forecasters working with </w:t>
      </w:r>
      <w:r w:rsidR="00DC2993">
        <w:rPr>
          <w:rFonts w:cstheme="minorHAnsi"/>
        </w:rPr>
        <w:t xml:space="preserve">NWP </w:t>
      </w:r>
      <w:r w:rsidRPr="009C7A5B">
        <w:rPr>
          <w:rFonts w:cstheme="minorHAnsi"/>
        </w:rPr>
        <w:t>ensembles have to adjust such distribution</w:t>
      </w:r>
      <w:r w:rsidR="00DC2993">
        <w:rPr>
          <w:rFonts w:cstheme="minorHAnsi"/>
        </w:rPr>
        <w:t>s</w:t>
      </w:r>
      <w:r w:rsidRPr="009C7A5B">
        <w:rPr>
          <w:rFonts w:cstheme="minorHAnsi"/>
        </w:rPr>
        <w:t xml:space="preserve"> with some sort of calibration </w:t>
      </w:r>
      <w:r w:rsidR="00DC2993">
        <w:rPr>
          <w:rFonts w:cstheme="minorHAnsi"/>
        </w:rPr>
        <w:t xml:space="preserve">in mind </w:t>
      </w:r>
      <w:r w:rsidRPr="009C7A5B">
        <w:rPr>
          <w:rFonts w:cstheme="minorHAnsi"/>
        </w:rPr>
        <w:t xml:space="preserve">as </w:t>
      </w:r>
      <w:r w:rsidR="00DC2993">
        <w:rPr>
          <w:rFonts w:cstheme="minorHAnsi"/>
        </w:rPr>
        <w:t xml:space="preserve">these </w:t>
      </w:r>
      <w:r w:rsidRPr="009C7A5B">
        <w:rPr>
          <w:rFonts w:cstheme="minorHAnsi"/>
        </w:rPr>
        <w:t>ensemble</w:t>
      </w:r>
      <w:r w:rsidR="00DC2993">
        <w:rPr>
          <w:rFonts w:cstheme="minorHAnsi"/>
        </w:rPr>
        <w:t xml:space="preserve">s </w:t>
      </w:r>
      <w:r w:rsidRPr="009C7A5B">
        <w:rPr>
          <w:rFonts w:cstheme="minorHAnsi"/>
        </w:rPr>
        <w:t xml:space="preserve">are typically biased or under-spread </w:t>
      </w:r>
      <w:r w:rsidRPr="009C7A5B">
        <w:rPr>
          <w:rFonts w:cstheme="minorHAnsi"/>
        </w:rPr>
        <w:fldChar w:fldCharType="begin" w:fldLock="1"/>
      </w:r>
      <w:r w:rsidRPr="009C7A5B">
        <w:rPr>
          <w:rFonts w:cstheme="minorHAnsi"/>
        </w:rPr>
        <w:instrText>ADDIN CSL_CITATION {"citationItems":[{"id":"ITEM-1","itemData":{"DOI":"10.1146/annurev-statistics-062713-085831","author":[{"dropping-particle":"","family":"Gneiting","given":"Tilmann","non-dropping-particle":"","parse-names":false,"suffix":""},{"dropping-particle":"","family":"Katzfuss","given":"Matthias","non-dropping-particle":"","parse-names":false,"suffix":""}],"container-title":"Annual Review of Statistics and Its Application","id":"ITEM-1","issue":"1","issued":{"date-parts":[["2014"]]},"page":"125-151","title":"Probabilistic Forecasting","type":"article-journal","volume":"1"},"uris":["http://www.mendeley.com/documents/?uuid=b18b976b-ca44-3d82-a6ed-4a9fcb0a9d5f"]}],"mendeley":{"formattedCitation":"(Gneiting &amp; Katzfuss, 2014)","plainTextFormattedCitation":"(Gneiting &amp; Katzfuss, 2014)","previouslyFormattedCitation":"(Gneiting &amp; Katzfuss, 2014)"},"properties":{"noteIndex":0},"schema":"https://github.com/citation-style-language/schema/raw/master/csl-citation.json"}</w:instrText>
      </w:r>
      <w:r w:rsidRPr="009C7A5B">
        <w:rPr>
          <w:rFonts w:cstheme="minorHAnsi"/>
        </w:rPr>
        <w:fldChar w:fldCharType="separate"/>
      </w:r>
      <w:r w:rsidRPr="009C7A5B">
        <w:rPr>
          <w:rFonts w:cstheme="minorHAnsi"/>
          <w:noProof/>
        </w:rPr>
        <w:t>(Gneiting &amp; Katzfuss, 2014)</w:t>
      </w:r>
      <w:r w:rsidRPr="009C7A5B">
        <w:rPr>
          <w:rFonts w:cstheme="minorHAnsi"/>
        </w:rPr>
        <w:fldChar w:fldCharType="end"/>
      </w:r>
      <w:r w:rsidRPr="009C7A5B">
        <w:rPr>
          <w:rFonts w:cstheme="minorHAnsi"/>
        </w:rPr>
        <w:t>.</w:t>
      </w:r>
    </w:p>
    <w:p w14:paraId="5EB42C23" w14:textId="4B804690" w:rsidR="0056198B" w:rsidRDefault="0056198B" w:rsidP="0056198B">
      <w:pPr>
        <w:pStyle w:val="Titolo1"/>
      </w:pPr>
      <w:r>
        <w:t>Discussions and concluding remarks</w:t>
      </w:r>
    </w:p>
    <w:p w14:paraId="29BC96FA" w14:textId="3EC2E71B" w:rsidR="0017384D" w:rsidRDefault="000F3D73" w:rsidP="000F3D73">
      <w:pPr>
        <w:rPr>
          <w:rFonts w:cstheme="minorHAnsi"/>
          <w:szCs w:val="24"/>
        </w:rPr>
      </w:pPr>
      <w:r w:rsidRPr="00483F86">
        <w:rPr>
          <w:rFonts w:cstheme="minorHAnsi"/>
        </w:rPr>
        <w:t>This article discusses the outcomes of a pilot study carried out with IMN and OMSZ to identify weaknesses in</w:t>
      </w:r>
      <w:r w:rsidR="00434A10">
        <w:rPr>
          <w:rFonts w:cstheme="minorHAnsi"/>
        </w:rPr>
        <w:t xml:space="preserve"> ecPoint-Rainfall training guidelines</w:t>
      </w:r>
      <w:r w:rsidR="00BF4D17">
        <w:rPr>
          <w:rFonts w:cstheme="minorHAnsi"/>
        </w:rPr>
        <w:t xml:space="preserve"> to help</w:t>
      </w:r>
      <w:r w:rsidRPr="00483F86">
        <w:rPr>
          <w:rFonts w:cstheme="minorHAnsi"/>
        </w:rPr>
        <w:t xml:space="preserve"> </w:t>
      </w:r>
      <w:r w:rsidR="00434A10">
        <w:rPr>
          <w:rFonts w:cstheme="minorHAnsi"/>
        </w:rPr>
        <w:t>f</w:t>
      </w:r>
      <w:r w:rsidR="00DC2993">
        <w:rPr>
          <w:rFonts w:cstheme="minorHAnsi"/>
        </w:rPr>
        <w:t>orecasters</w:t>
      </w:r>
      <w:r w:rsidR="00434A10">
        <w:rPr>
          <w:rFonts w:cstheme="minorHAnsi"/>
        </w:rPr>
        <w:t xml:space="preserve"> </w:t>
      </w:r>
      <w:r w:rsidR="00E06773">
        <w:rPr>
          <w:rFonts w:cstheme="minorHAnsi"/>
        </w:rPr>
        <w:t>make a more efficient</w:t>
      </w:r>
      <w:r w:rsidR="00DC2993">
        <w:rPr>
          <w:rFonts w:cstheme="minorHAnsi"/>
        </w:rPr>
        <w:t xml:space="preserve"> use</w:t>
      </w:r>
      <w:r w:rsidR="00E06773">
        <w:rPr>
          <w:rFonts w:cstheme="minorHAnsi"/>
        </w:rPr>
        <w:t xml:space="preserve"> of the</w:t>
      </w:r>
      <w:r w:rsidR="0092354B">
        <w:rPr>
          <w:rFonts w:cstheme="minorHAnsi"/>
        </w:rPr>
        <w:t xml:space="preserve"> complex but </w:t>
      </w:r>
      <w:r w:rsidR="00B7260A">
        <w:rPr>
          <w:rFonts w:cstheme="minorHAnsi"/>
        </w:rPr>
        <w:t>intrinsically skilful</w:t>
      </w:r>
      <w:r w:rsidR="0092354B">
        <w:rPr>
          <w:rFonts w:cstheme="minorHAnsi"/>
        </w:rPr>
        <w:t xml:space="preserve"> post-processed product</w:t>
      </w:r>
      <w:r w:rsidRPr="00483F86">
        <w:rPr>
          <w:rFonts w:cstheme="minorHAnsi"/>
        </w:rPr>
        <w:t xml:space="preserve">. </w:t>
      </w:r>
      <w:r w:rsidR="0092354B">
        <w:rPr>
          <w:rFonts w:cstheme="minorHAnsi"/>
        </w:rPr>
        <w:t>Specifically,</w:t>
      </w:r>
      <w:r w:rsidRPr="00483F86">
        <w:rPr>
          <w:rFonts w:cstheme="minorHAnsi"/>
        </w:rPr>
        <w:t xml:space="preserve"> </w:t>
      </w:r>
      <w:r w:rsidR="0092354B">
        <w:rPr>
          <w:rFonts w:cstheme="minorHAnsi"/>
        </w:rPr>
        <w:t>this</w:t>
      </w:r>
      <w:r w:rsidRPr="00483F86">
        <w:rPr>
          <w:rFonts w:cstheme="minorHAnsi"/>
        </w:rPr>
        <w:t xml:space="preserve"> study </w:t>
      </w:r>
      <w:r w:rsidR="0092354B">
        <w:rPr>
          <w:rFonts w:cstheme="minorHAnsi"/>
        </w:rPr>
        <w:t>aimed</w:t>
      </w:r>
      <w:r w:rsidR="0092354B" w:rsidRPr="00483F86">
        <w:rPr>
          <w:rFonts w:cstheme="minorHAnsi"/>
        </w:rPr>
        <w:t xml:space="preserve"> </w:t>
      </w:r>
      <w:r w:rsidRPr="00483F86">
        <w:rPr>
          <w:rFonts w:cstheme="minorHAnsi"/>
        </w:rPr>
        <w:t xml:space="preserve">to establish </w:t>
      </w:r>
      <w:r w:rsidR="0092354B">
        <w:rPr>
          <w:rFonts w:cstheme="minorHAnsi"/>
        </w:rPr>
        <w:t>how</w:t>
      </w:r>
      <w:r w:rsidRPr="00483F86">
        <w:rPr>
          <w:rFonts w:cstheme="minorHAnsi"/>
        </w:rPr>
        <w:t xml:space="preserve"> the guidelines </w:t>
      </w:r>
      <w:r w:rsidR="0092354B">
        <w:rPr>
          <w:rFonts w:cstheme="minorHAnsi"/>
        </w:rPr>
        <w:t xml:space="preserve">should be tailored </w:t>
      </w:r>
      <w:r w:rsidRPr="00483F86">
        <w:rPr>
          <w:rFonts w:cstheme="minorHAnsi"/>
        </w:rPr>
        <w:t xml:space="preserve">to favour </w:t>
      </w:r>
      <w:r w:rsidR="00735F36">
        <w:rPr>
          <w:rFonts w:cstheme="minorHAnsi"/>
          <w:szCs w:val="24"/>
        </w:rPr>
        <w:t>widespread</w:t>
      </w:r>
      <w:r w:rsidRPr="00483F86">
        <w:rPr>
          <w:rFonts w:cstheme="minorHAnsi"/>
          <w:szCs w:val="24"/>
        </w:rPr>
        <w:t xml:space="preserve"> </w:t>
      </w:r>
      <w:r w:rsidR="0092354B">
        <w:rPr>
          <w:rFonts w:cstheme="minorHAnsi"/>
          <w:szCs w:val="24"/>
        </w:rPr>
        <w:t xml:space="preserve">and scientifically correct </w:t>
      </w:r>
      <w:r w:rsidRPr="00483F86">
        <w:rPr>
          <w:rFonts w:cstheme="minorHAnsi"/>
          <w:szCs w:val="24"/>
        </w:rPr>
        <w:t>adoption of the new product</w:t>
      </w:r>
      <w:r w:rsidR="0092354B">
        <w:rPr>
          <w:rFonts w:cstheme="minorHAnsi"/>
          <w:szCs w:val="24"/>
        </w:rPr>
        <w:t>,</w:t>
      </w:r>
      <w:r w:rsidRPr="00483F86">
        <w:rPr>
          <w:rFonts w:cstheme="minorHAnsi"/>
          <w:szCs w:val="24"/>
        </w:rPr>
        <w:t xml:space="preserve"> </w:t>
      </w:r>
      <w:r w:rsidR="0092354B">
        <w:rPr>
          <w:rFonts w:cstheme="minorHAnsi"/>
          <w:szCs w:val="24"/>
        </w:rPr>
        <w:t>across</w:t>
      </w:r>
      <w:r w:rsidR="0092354B" w:rsidRPr="00483F86">
        <w:rPr>
          <w:rFonts w:cstheme="minorHAnsi"/>
          <w:szCs w:val="24"/>
        </w:rPr>
        <w:t xml:space="preserve"> </w:t>
      </w:r>
      <w:r w:rsidRPr="00483F86">
        <w:rPr>
          <w:rFonts w:cstheme="minorHAnsi"/>
          <w:szCs w:val="24"/>
        </w:rPr>
        <w:t>a diverse range of users</w:t>
      </w:r>
      <w:r w:rsidR="00B7260A">
        <w:rPr>
          <w:rFonts w:cstheme="minorHAnsi"/>
          <w:szCs w:val="24"/>
        </w:rPr>
        <w:t xml:space="preserve"> (in particular</w:t>
      </w:r>
      <w:r w:rsidR="00B7260A" w:rsidRPr="009C7A5B">
        <w:rPr>
          <w:rFonts w:cstheme="minorHAnsi"/>
          <w:szCs w:val="24"/>
        </w:rPr>
        <w:t xml:space="preserve"> NHMSs</w:t>
      </w:r>
      <w:r w:rsidR="00B7260A">
        <w:rPr>
          <w:rFonts w:cstheme="minorHAnsi"/>
          <w:szCs w:val="24"/>
        </w:rPr>
        <w:t xml:space="preserve"> that </w:t>
      </w:r>
      <w:r w:rsidR="00B7260A" w:rsidRPr="009C7A5B">
        <w:rPr>
          <w:rFonts w:cstheme="minorHAnsi"/>
          <w:szCs w:val="24"/>
        </w:rPr>
        <w:t>issue warnings for extreme localized rainfall events</w:t>
      </w:r>
      <w:r w:rsidR="00B7260A">
        <w:rPr>
          <w:rFonts w:cstheme="minorHAnsi"/>
          <w:szCs w:val="24"/>
        </w:rPr>
        <w:t>), with the ultimate goal of improving the quality and effectiveness of rainfall warnings</w:t>
      </w:r>
      <w:r w:rsidRPr="00483F86">
        <w:rPr>
          <w:rFonts w:cstheme="minorHAnsi"/>
          <w:szCs w:val="24"/>
        </w:rPr>
        <w:t>.</w:t>
      </w:r>
      <w:r w:rsidRPr="00483F86">
        <w:rPr>
          <w:rFonts w:cstheme="minorHAnsi"/>
        </w:rPr>
        <w:t xml:space="preserve"> </w:t>
      </w:r>
      <w:r>
        <w:rPr>
          <w:rFonts w:cstheme="minorHAnsi"/>
        </w:rPr>
        <w:t>F</w:t>
      </w:r>
      <w:r w:rsidRPr="009C7A5B">
        <w:rPr>
          <w:rFonts w:cstheme="minorHAnsi"/>
        </w:rPr>
        <w:t xml:space="preserve">indings are drawn from the participation of two NHMSs </w:t>
      </w:r>
      <w:r w:rsidR="0092354B">
        <w:rPr>
          <w:rFonts w:cstheme="minorHAnsi"/>
        </w:rPr>
        <w:t>in</w:t>
      </w:r>
      <w:r w:rsidR="0092354B" w:rsidRPr="009C7A5B">
        <w:rPr>
          <w:rFonts w:cstheme="minorHAnsi"/>
        </w:rPr>
        <w:t xml:space="preserve"> </w:t>
      </w:r>
      <w:r w:rsidRPr="009C7A5B">
        <w:rPr>
          <w:rFonts w:cstheme="minorHAnsi"/>
        </w:rPr>
        <w:t xml:space="preserve">the pilot study, and </w:t>
      </w:r>
      <w:r w:rsidR="0092354B">
        <w:rPr>
          <w:rFonts w:cstheme="minorHAnsi"/>
        </w:rPr>
        <w:t>so may</w:t>
      </w:r>
      <w:r w:rsidRPr="009C7A5B">
        <w:rPr>
          <w:rFonts w:cstheme="minorHAnsi"/>
          <w:szCs w:val="24"/>
        </w:rPr>
        <w:t xml:space="preserve"> not be generalizable </w:t>
      </w:r>
      <w:r w:rsidR="0092354B">
        <w:rPr>
          <w:rFonts w:cstheme="minorHAnsi"/>
          <w:szCs w:val="24"/>
        </w:rPr>
        <w:t>across all potential user communities</w:t>
      </w:r>
      <w:r w:rsidRPr="009C7A5B">
        <w:rPr>
          <w:rFonts w:cstheme="minorHAnsi"/>
          <w:szCs w:val="24"/>
        </w:rPr>
        <w:t xml:space="preserve">. However, the </w:t>
      </w:r>
      <w:r w:rsidR="00B7260A">
        <w:rPr>
          <w:rFonts w:cstheme="minorHAnsi"/>
          <w:szCs w:val="24"/>
        </w:rPr>
        <w:t xml:space="preserve">two </w:t>
      </w:r>
      <w:r w:rsidRPr="009C7A5B">
        <w:rPr>
          <w:rFonts w:cstheme="minorHAnsi"/>
          <w:szCs w:val="24"/>
        </w:rPr>
        <w:t xml:space="preserve">participants were significantly different in </w:t>
      </w:r>
      <w:r>
        <w:rPr>
          <w:rFonts w:cstheme="minorHAnsi"/>
          <w:szCs w:val="24"/>
        </w:rPr>
        <w:t>several</w:t>
      </w:r>
      <w:r w:rsidRPr="009C7A5B">
        <w:rPr>
          <w:rFonts w:cstheme="minorHAnsi"/>
          <w:szCs w:val="24"/>
        </w:rPr>
        <w:t xml:space="preserve"> aspects. </w:t>
      </w:r>
      <w:r>
        <w:rPr>
          <w:rFonts w:cstheme="minorHAnsi"/>
          <w:szCs w:val="24"/>
        </w:rPr>
        <w:t>IMN and OMSZ</w:t>
      </w:r>
      <w:r w:rsidR="008574DE">
        <w:rPr>
          <w:rFonts w:cstheme="minorHAnsi"/>
          <w:szCs w:val="24"/>
        </w:rPr>
        <w:t xml:space="preserve"> </w:t>
      </w:r>
      <w:r w:rsidRPr="009C7A5B">
        <w:rPr>
          <w:rFonts w:cstheme="minorHAnsi"/>
          <w:szCs w:val="24"/>
        </w:rPr>
        <w:t>are located in different geographical regions</w:t>
      </w:r>
      <w:r w:rsidR="005A379B">
        <w:rPr>
          <w:rFonts w:cstheme="minorHAnsi"/>
          <w:szCs w:val="24"/>
        </w:rPr>
        <w:t>,</w:t>
      </w:r>
      <w:r>
        <w:rPr>
          <w:rFonts w:cstheme="minorHAnsi"/>
          <w:szCs w:val="24"/>
        </w:rPr>
        <w:t xml:space="preserve"> </w:t>
      </w:r>
      <w:r w:rsidRPr="009C7A5B">
        <w:rPr>
          <w:rFonts w:cstheme="minorHAnsi"/>
          <w:szCs w:val="24"/>
        </w:rPr>
        <w:t>with tropical</w:t>
      </w:r>
      <w:r>
        <w:rPr>
          <w:rFonts w:cstheme="minorHAnsi"/>
          <w:szCs w:val="24"/>
        </w:rPr>
        <w:t xml:space="preserve"> (Costa Rica)</w:t>
      </w:r>
      <w:r w:rsidRPr="009C7A5B">
        <w:rPr>
          <w:rFonts w:cstheme="minorHAnsi"/>
          <w:szCs w:val="24"/>
        </w:rPr>
        <w:t xml:space="preserve"> and continental </w:t>
      </w:r>
      <w:r>
        <w:rPr>
          <w:rFonts w:cstheme="minorHAnsi"/>
          <w:szCs w:val="24"/>
        </w:rPr>
        <w:t>(Hungary)</w:t>
      </w:r>
      <w:r w:rsidR="00B7260A">
        <w:rPr>
          <w:rFonts w:cstheme="minorHAnsi"/>
          <w:szCs w:val="24"/>
        </w:rPr>
        <w:t xml:space="preserve"> climates</w:t>
      </w:r>
      <w:r w:rsidRPr="009C7A5B">
        <w:rPr>
          <w:rFonts w:cstheme="minorHAnsi"/>
          <w:szCs w:val="24"/>
        </w:rPr>
        <w:t xml:space="preserve">, respectively. The two </w:t>
      </w:r>
      <w:r w:rsidR="008574DE">
        <w:rPr>
          <w:rFonts w:cstheme="minorHAnsi"/>
          <w:szCs w:val="24"/>
        </w:rPr>
        <w:t>services</w:t>
      </w:r>
      <w:r w:rsidR="008574DE" w:rsidRPr="009C7A5B">
        <w:rPr>
          <w:rFonts w:cstheme="minorHAnsi"/>
          <w:szCs w:val="24"/>
        </w:rPr>
        <w:t xml:space="preserve"> </w:t>
      </w:r>
      <w:r w:rsidR="00735F36">
        <w:rPr>
          <w:rFonts w:cstheme="minorHAnsi"/>
          <w:szCs w:val="24"/>
        </w:rPr>
        <w:t xml:space="preserve">also </w:t>
      </w:r>
      <w:r w:rsidRPr="009C7A5B">
        <w:rPr>
          <w:rFonts w:cstheme="minorHAnsi"/>
          <w:szCs w:val="24"/>
        </w:rPr>
        <w:t>have a different level of operational experience producing forecasts and warning</w:t>
      </w:r>
      <w:r w:rsidR="00735F36">
        <w:rPr>
          <w:rFonts w:cstheme="minorHAnsi"/>
          <w:szCs w:val="24"/>
        </w:rPr>
        <w:t>s</w:t>
      </w:r>
      <w:r w:rsidRPr="009C7A5B">
        <w:rPr>
          <w:rFonts w:cstheme="minorHAnsi"/>
          <w:szCs w:val="24"/>
        </w:rPr>
        <w:t xml:space="preserve"> with </w:t>
      </w:r>
      <w:r w:rsidR="00735F36">
        <w:rPr>
          <w:rFonts w:cstheme="minorHAnsi"/>
          <w:szCs w:val="24"/>
        </w:rPr>
        <w:t xml:space="preserve">NWP </w:t>
      </w:r>
      <w:r w:rsidRPr="009C7A5B">
        <w:rPr>
          <w:rFonts w:cstheme="minorHAnsi"/>
          <w:szCs w:val="24"/>
        </w:rPr>
        <w:t>ensemble</w:t>
      </w:r>
      <w:r w:rsidR="00735F36">
        <w:rPr>
          <w:rFonts w:cstheme="minorHAnsi"/>
          <w:szCs w:val="24"/>
        </w:rPr>
        <w:t>s</w:t>
      </w:r>
      <w:r w:rsidRPr="009C7A5B">
        <w:rPr>
          <w:rFonts w:cstheme="minorHAnsi"/>
          <w:szCs w:val="24"/>
        </w:rPr>
        <w:t xml:space="preserve">: </w:t>
      </w:r>
      <w:r>
        <w:rPr>
          <w:rFonts w:cstheme="minorHAnsi"/>
          <w:szCs w:val="24"/>
        </w:rPr>
        <w:t>IMN</w:t>
      </w:r>
      <w:r w:rsidRPr="009C7A5B">
        <w:rPr>
          <w:rFonts w:cstheme="minorHAnsi"/>
          <w:szCs w:val="24"/>
        </w:rPr>
        <w:t xml:space="preserve"> still works mainly with deterministic models</w:t>
      </w:r>
      <w:r w:rsidR="00735F36">
        <w:rPr>
          <w:rFonts w:cstheme="minorHAnsi"/>
          <w:szCs w:val="24"/>
        </w:rPr>
        <w:t>,</w:t>
      </w:r>
      <w:r w:rsidRPr="009C7A5B">
        <w:rPr>
          <w:rFonts w:cstheme="minorHAnsi"/>
          <w:szCs w:val="24"/>
        </w:rPr>
        <w:t xml:space="preserve"> whilst </w:t>
      </w:r>
      <w:r>
        <w:rPr>
          <w:rFonts w:cstheme="minorHAnsi"/>
          <w:szCs w:val="24"/>
        </w:rPr>
        <w:t>OMSZ</w:t>
      </w:r>
      <w:r w:rsidRPr="009C7A5B">
        <w:rPr>
          <w:rFonts w:cstheme="minorHAnsi"/>
          <w:szCs w:val="24"/>
        </w:rPr>
        <w:t xml:space="preserve"> </w:t>
      </w:r>
      <w:r w:rsidR="00735F36">
        <w:rPr>
          <w:rFonts w:cstheme="minorHAnsi"/>
          <w:szCs w:val="24"/>
        </w:rPr>
        <w:t xml:space="preserve">could be </w:t>
      </w:r>
      <w:r w:rsidR="00B7260A">
        <w:rPr>
          <w:rFonts w:cstheme="minorHAnsi"/>
          <w:szCs w:val="24"/>
        </w:rPr>
        <w:t xml:space="preserve">fairly </w:t>
      </w:r>
      <w:r w:rsidR="00735F36">
        <w:rPr>
          <w:rFonts w:cstheme="minorHAnsi"/>
          <w:szCs w:val="24"/>
        </w:rPr>
        <w:t>described as an</w:t>
      </w:r>
      <w:r>
        <w:rPr>
          <w:rFonts w:cstheme="minorHAnsi"/>
          <w:szCs w:val="24"/>
        </w:rPr>
        <w:t xml:space="preserve"> </w:t>
      </w:r>
      <w:r w:rsidR="00735F36">
        <w:rPr>
          <w:rFonts w:cstheme="minorHAnsi"/>
          <w:szCs w:val="24"/>
        </w:rPr>
        <w:t>“</w:t>
      </w:r>
      <w:r w:rsidRPr="009C7A5B">
        <w:rPr>
          <w:rFonts w:cstheme="minorHAnsi"/>
          <w:szCs w:val="24"/>
        </w:rPr>
        <w:t>early adopter</w:t>
      </w:r>
      <w:r w:rsidR="00735F36">
        <w:rPr>
          <w:rFonts w:cstheme="minorHAnsi"/>
          <w:szCs w:val="24"/>
        </w:rPr>
        <w:t>”</w:t>
      </w:r>
      <w:r w:rsidRPr="009C7A5B">
        <w:rPr>
          <w:rFonts w:cstheme="minorHAnsi"/>
          <w:szCs w:val="24"/>
        </w:rPr>
        <w:t xml:space="preserve"> </w:t>
      </w:r>
      <w:r w:rsidR="00735F36">
        <w:rPr>
          <w:rFonts w:cstheme="minorHAnsi"/>
          <w:szCs w:val="24"/>
        </w:rPr>
        <w:t>of the ensemble approach (</w:t>
      </w:r>
      <w:r>
        <w:rPr>
          <w:rFonts w:cstheme="minorHAnsi"/>
          <w:szCs w:val="24"/>
        </w:rPr>
        <w:t>since</w:t>
      </w:r>
      <w:r w:rsidRPr="009C7A5B">
        <w:rPr>
          <w:rFonts w:cstheme="minorHAnsi"/>
          <w:szCs w:val="24"/>
        </w:rPr>
        <w:t xml:space="preserve"> the 2000s</w:t>
      </w:r>
      <w:r w:rsidR="00735F36">
        <w:rPr>
          <w:rFonts w:cstheme="minorHAnsi"/>
          <w:szCs w:val="24"/>
        </w:rPr>
        <w:t>)</w:t>
      </w:r>
      <w:r w:rsidRPr="009C7A5B">
        <w:rPr>
          <w:rFonts w:cstheme="minorHAnsi"/>
          <w:szCs w:val="24"/>
        </w:rPr>
        <w:t xml:space="preserve">. </w:t>
      </w:r>
      <w:r>
        <w:rPr>
          <w:rFonts w:cstheme="minorHAnsi"/>
          <w:szCs w:val="24"/>
        </w:rPr>
        <w:t>Consequently</w:t>
      </w:r>
      <w:r w:rsidRPr="009C7A5B">
        <w:rPr>
          <w:rFonts w:cstheme="minorHAnsi"/>
          <w:szCs w:val="24"/>
        </w:rPr>
        <w:t>,</w:t>
      </w:r>
      <w:r>
        <w:rPr>
          <w:rFonts w:cstheme="minorHAnsi"/>
          <w:szCs w:val="24"/>
        </w:rPr>
        <w:t xml:space="preserve"> </w:t>
      </w:r>
      <w:r w:rsidR="00735F36">
        <w:rPr>
          <w:rFonts w:cstheme="minorHAnsi"/>
          <w:szCs w:val="24"/>
        </w:rPr>
        <w:t xml:space="preserve">we </w:t>
      </w:r>
      <w:r w:rsidR="00433511">
        <w:rPr>
          <w:rFonts w:cstheme="minorHAnsi"/>
          <w:szCs w:val="24"/>
        </w:rPr>
        <w:t>consider</w:t>
      </w:r>
      <w:r w:rsidR="00735F36">
        <w:rPr>
          <w:rFonts w:cstheme="minorHAnsi"/>
          <w:szCs w:val="24"/>
        </w:rPr>
        <w:t xml:space="preserve"> that</w:t>
      </w:r>
      <w:r w:rsidR="00735F36" w:rsidRPr="009C7A5B">
        <w:rPr>
          <w:rFonts w:cstheme="minorHAnsi"/>
          <w:szCs w:val="24"/>
        </w:rPr>
        <w:t xml:space="preserve"> </w:t>
      </w:r>
      <w:r w:rsidRPr="009C7A5B">
        <w:rPr>
          <w:rFonts w:cstheme="minorHAnsi"/>
          <w:szCs w:val="24"/>
        </w:rPr>
        <w:t xml:space="preserve">conclusions </w:t>
      </w:r>
      <w:r w:rsidR="00735F36">
        <w:rPr>
          <w:rFonts w:cstheme="minorHAnsi"/>
          <w:szCs w:val="24"/>
        </w:rPr>
        <w:t>from</w:t>
      </w:r>
      <w:r w:rsidRPr="009C7A5B">
        <w:rPr>
          <w:rFonts w:cstheme="minorHAnsi"/>
          <w:szCs w:val="24"/>
        </w:rPr>
        <w:t xml:space="preserve"> </w:t>
      </w:r>
      <w:r w:rsidR="00735F36">
        <w:rPr>
          <w:rFonts w:cstheme="minorHAnsi"/>
          <w:szCs w:val="24"/>
        </w:rPr>
        <w:t>this</w:t>
      </w:r>
      <w:r w:rsidRPr="009C7A5B">
        <w:rPr>
          <w:rFonts w:cstheme="minorHAnsi"/>
          <w:szCs w:val="24"/>
        </w:rPr>
        <w:t xml:space="preserve"> pilot study</w:t>
      </w:r>
      <w:r w:rsidR="00735F36">
        <w:rPr>
          <w:rFonts w:cstheme="minorHAnsi"/>
          <w:szCs w:val="24"/>
        </w:rPr>
        <w:t xml:space="preserve"> should have some worldwide validity. </w:t>
      </w:r>
    </w:p>
    <w:p w14:paraId="6ECB8AF0" w14:textId="73DA7E1D" w:rsidR="0017384D" w:rsidRDefault="0017384D" w:rsidP="000F3D73">
      <w:pPr>
        <w:rPr>
          <w:rFonts w:cstheme="minorHAnsi"/>
        </w:rPr>
      </w:pPr>
      <w:r w:rsidRPr="009C7A5B">
        <w:rPr>
          <w:rFonts w:cstheme="minorHAnsi"/>
        </w:rPr>
        <w:t xml:space="preserve">ecPoint-Rainfall </w:t>
      </w:r>
      <w:r w:rsidR="00433511">
        <w:rPr>
          <w:rFonts w:cstheme="minorHAnsi"/>
        </w:rPr>
        <w:t>was found to</w:t>
      </w:r>
      <w:r w:rsidRPr="009C7A5B">
        <w:rPr>
          <w:rFonts w:cstheme="minorHAnsi"/>
        </w:rPr>
        <w:t xml:space="preserve"> provide </w:t>
      </w:r>
      <w:r>
        <w:rPr>
          <w:rFonts w:cstheme="minorHAnsi"/>
        </w:rPr>
        <w:t>skilful</w:t>
      </w:r>
      <w:r w:rsidRPr="009C7A5B">
        <w:rPr>
          <w:rFonts w:cstheme="minorHAnsi"/>
        </w:rPr>
        <w:t xml:space="preserve"> forecasts for extreme localized rainfall events in</w:t>
      </w:r>
      <w:r>
        <w:rPr>
          <w:rFonts w:cstheme="minorHAnsi"/>
        </w:rPr>
        <w:t xml:space="preserve"> diverse geographical regions. This is naturally a pre-requisite for further activities, and complements the more general verification results for the globe, and for tropical and extratropical sub-regions, discussed by </w:t>
      </w:r>
      <w:r>
        <w:rPr>
          <w:rFonts w:cstheme="minorHAnsi"/>
        </w:rPr>
        <w:fldChar w:fldCharType="begin" w:fldLock="1"/>
      </w:r>
      <w:r>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Pr>
          <w:rFonts w:cstheme="minorHAnsi"/>
        </w:rPr>
        <w:fldChar w:fldCharType="separate"/>
      </w:r>
      <w:r w:rsidRPr="005930B1">
        <w:rPr>
          <w:rFonts w:cstheme="minorHAnsi"/>
          <w:noProof/>
        </w:rPr>
        <w:t xml:space="preserve">Hewson &amp; Pillosu </w:t>
      </w:r>
      <w:r>
        <w:rPr>
          <w:rFonts w:cstheme="minorHAnsi"/>
          <w:noProof/>
        </w:rPr>
        <w:t>(</w:t>
      </w:r>
      <w:r w:rsidRPr="005930B1">
        <w:rPr>
          <w:rFonts w:cstheme="minorHAnsi"/>
          <w:noProof/>
        </w:rPr>
        <w:t>2021)</w:t>
      </w:r>
      <w:r>
        <w:rPr>
          <w:rFonts w:cstheme="minorHAnsi"/>
        </w:rPr>
        <w:fldChar w:fldCharType="end"/>
      </w:r>
      <w:r w:rsidR="00433511">
        <w:rPr>
          <w:rFonts w:cstheme="minorHAnsi"/>
        </w:rPr>
        <w:t xml:space="preserve">. However, further </w:t>
      </w:r>
      <w:r>
        <w:rPr>
          <w:rFonts w:cstheme="minorHAnsi"/>
        </w:rPr>
        <w:t xml:space="preserve">work on focussed regional verification would be </w:t>
      </w:r>
      <w:r w:rsidR="00433511">
        <w:rPr>
          <w:rFonts w:cstheme="minorHAnsi"/>
        </w:rPr>
        <w:t>beneficial</w:t>
      </w:r>
      <w:r>
        <w:rPr>
          <w:rFonts w:cstheme="minorHAnsi"/>
        </w:rPr>
        <w:t>.</w:t>
      </w:r>
    </w:p>
    <w:p w14:paraId="617B2B64" w14:textId="1B29784C" w:rsidR="00A27A43" w:rsidRPr="006571CD" w:rsidRDefault="007630AF" w:rsidP="00566A7F">
      <w:pPr>
        <w:rPr>
          <w:rFonts w:cstheme="minorHAnsi"/>
        </w:rPr>
      </w:pPr>
      <w:r>
        <w:rPr>
          <w:rFonts w:cstheme="minorHAnsi"/>
          <w:szCs w:val="24"/>
        </w:rPr>
        <w:t>T</w:t>
      </w:r>
      <w:r w:rsidR="0017384D">
        <w:rPr>
          <w:rFonts w:cstheme="minorHAnsi"/>
        </w:rPr>
        <w:t>he</w:t>
      </w:r>
      <w:r w:rsidR="00B7260A" w:rsidRPr="00725C11">
        <w:rPr>
          <w:rFonts w:cstheme="minorHAnsi"/>
        </w:rPr>
        <w:t xml:space="preserve"> </w:t>
      </w:r>
      <w:r w:rsidR="0017384D">
        <w:rPr>
          <w:rFonts w:cstheme="minorHAnsi"/>
        </w:rPr>
        <w:t xml:space="preserve">guideline </w:t>
      </w:r>
      <w:r w:rsidR="00B7260A" w:rsidRPr="00725C11">
        <w:rPr>
          <w:rFonts w:cstheme="minorHAnsi"/>
        </w:rPr>
        <w:t xml:space="preserve">documentation about ecPoint and ecPoint-Rainfall provided to users must be </w:t>
      </w:r>
      <w:r w:rsidR="00B7260A">
        <w:rPr>
          <w:rFonts w:cstheme="minorHAnsi"/>
        </w:rPr>
        <w:t xml:space="preserve">markedly </w:t>
      </w:r>
      <w:r w:rsidR="00B7260A" w:rsidRPr="00725C11">
        <w:rPr>
          <w:rFonts w:cstheme="minorHAnsi"/>
        </w:rPr>
        <w:t xml:space="preserve">improved because </w:t>
      </w:r>
      <w:r w:rsidR="00B7260A">
        <w:rPr>
          <w:rFonts w:cstheme="minorHAnsi"/>
        </w:rPr>
        <w:t xml:space="preserve">the </w:t>
      </w:r>
      <w:r w:rsidR="00B7260A" w:rsidRPr="00725C11">
        <w:rPr>
          <w:rFonts w:cstheme="minorHAnsi"/>
        </w:rPr>
        <w:t xml:space="preserve">potential </w:t>
      </w:r>
      <w:r w:rsidR="00B7260A">
        <w:rPr>
          <w:rFonts w:cstheme="minorHAnsi"/>
        </w:rPr>
        <w:t xml:space="preserve">for </w:t>
      </w:r>
      <w:r w:rsidR="00B7260A" w:rsidRPr="00725C11">
        <w:rPr>
          <w:rFonts w:cstheme="minorHAnsi"/>
        </w:rPr>
        <w:t xml:space="preserve">misinterpretation of </w:t>
      </w:r>
      <w:r w:rsidR="00852327">
        <w:rPr>
          <w:rFonts w:cstheme="minorHAnsi"/>
        </w:rPr>
        <w:t>the forecast products</w:t>
      </w:r>
      <w:r w:rsidR="0017384D">
        <w:rPr>
          <w:rFonts w:cstheme="minorHAnsi"/>
        </w:rPr>
        <w:t>, by practising forecasters,</w:t>
      </w:r>
      <w:r w:rsidR="00852327">
        <w:rPr>
          <w:rFonts w:cstheme="minorHAnsi"/>
        </w:rPr>
        <w:t xml:space="preserve"> </w:t>
      </w:r>
      <w:r w:rsidR="0017384D">
        <w:rPr>
          <w:rFonts w:cstheme="minorHAnsi"/>
        </w:rPr>
        <w:t>wa</w:t>
      </w:r>
      <w:r w:rsidR="00B7260A" w:rsidRPr="00725C11">
        <w:rPr>
          <w:rFonts w:cstheme="minorHAnsi"/>
        </w:rPr>
        <w:t xml:space="preserve">s </w:t>
      </w:r>
      <w:r w:rsidR="00852327">
        <w:rPr>
          <w:rFonts w:cstheme="minorHAnsi"/>
        </w:rPr>
        <w:t xml:space="preserve">still </w:t>
      </w:r>
      <w:r w:rsidR="00B7260A" w:rsidRPr="00725C11">
        <w:rPr>
          <w:rFonts w:cstheme="minorHAnsi"/>
        </w:rPr>
        <w:t>quite high.</w:t>
      </w:r>
      <w:r w:rsidR="00852327">
        <w:rPr>
          <w:rFonts w:cstheme="minorHAnsi"/>
        </w:rPr>
        <w:t xml:space="preserve"> </w:t>
      </w:r>
      <w:r>
        <w:rPr>
          <w:rFonts w:cstheme="minorHAnsi"/>
        </w:rPr>
        <w:t>G</w:t>
      </w:r>
      <w:r w:rsidR="00A27A43" w:rsidRPr="006571CD">
        <w:rPr>
          <w:rFonts w:cstheme="minorHAnsi"/>
        </w:rPr>
        <w:t xml:space="preserve">uidelines can be improved by drawing a direct </w:t>
      </w:r>
      <w:r w:rsidR="00852327">
        <w:rPr>
          <w:rFonts w:cstheme="minorHAnsi"/>
        </w:rPr>
        <w:t>link</w:t>
      </w:r>
      <w:r w:rsidR="00852327" w:rsidRPr="006571CD">
        <w:rPr>
          <w:rFonts w:cstheme="minorHAnsi"/>
        </w:rPr>
        <w:t xml:space="preserve"> </w:t>
      </w:r>
      <w:r w:rsidR="00A27A43" w:rsidRPr="006571CD">
        <w:rPr>
          <w:rFonts w:cstheme="minorHAnsi"/>
        </w:rPr>
        <w:t>between the ecPoint methodology and forecasters heuristic</w:t>
      </w:r>
      <w:r w:rsidR="00566A7F">
        <w:rPr>
          <w:rFonts w:cstheme="minorHAnsi"/>
        </w:rPr>
        <w:t xml:space="preserve"> approach</w:t>
      </w:r>
      <w:r w:rsidR="00A27A43" w:rsidRPr="006571CD">
        <w:rPr>
          <w:rFonts w:cstheme="minorHAnsi"/>
        </w:rPr>
        <w:t xml:space="preserve"> to provid</w:t>
      </w:r>
      <w:r w:rsidR="00566A7F">
        <w:rPr>
          <w:rFonts w:cstheme="minorHAnsi"/>
        </w:rPr>
        <w:t>ing</w:t>
      </w:r>
      <w:r w:rsidR="00A27A43" w:rsidRPr="006571CD">
        <w:rPr>
          <w:rFonts w:cstheme="minorHAnsi"/>
        </w:rPr>
        <w:t xml:space="preserve"> Bayesian probabilities for an event. Such </w:t>
      </w:r>
      <w:r w:rsidR="00566A7F">
        <w:rPr>
          <w:rFonts w:cstheme="minorHAnsi"/>
        </w:rPr>
        <w:t xml:space="preserve">an </w:t>
      </w:r>
      <w:r w:rsidR="00A27A43" w:rsidRPr="006571CD">
        <w:rPr>
          <w:rFonts w:cstheme="minorHAnsi"/>
        </w:rPr>
        <w:t xml:space="preserve">analogy can remove the complexity factor around the </w:t>
      </w:r>
      <w:r w:rsidR="00566A7F">
        <w:rPr>
          <w:rFonts w:cstheme="minorHAnsi"/>
        </w:rPr>
        <w:t xml:space="preserve">ecPoint </w:t>
      </w:r>
      <w:r w:rsidR="00A27A43" w:rsidRPr="006571CD">
        <w:rPr>
          <w:rFonts w:cstheme="minorHAnsi"/>
        </w:rPr>
        <w:t>methodology and open forecasters to a wider understanding of how ecPoint post-processes raw NWP model outputs. Indeed, every forecaster can relate to forecast</w:t>
      </w:r>
      <w:r w:rsidR="00566A7F">
        <w:rPr>
          <w:rFonts w:cstheme="minorHAnsi"/>
        </w:rPr>
        <w:t>er</w:t>
      </w:r>
      <w:r w:rsidR="00A27A43" w:rsidRPr="006571CD">
        <w:rPr>
          <w:rFonts w:cstheme="minorHAnsi"/>
        </w:rPr>
        <w:t xml:space="preserve"> heuristics, independent</w:t>
      </w:r>
      <w:r>
        <w:rPr>
          <w:rFonts w:cstheme="minorHAnsi"/>
        </w:rPr>
        <w:t>ly</w:t>
      </w:r>
      <w:r w:rsidR="00566A7F">
        <w:rPr>
          <w:rFonts w:cstheme="minorHAnsi"/>
        </w:rPr>
        <w:t xml:space="preserve"> of</w:t>
      </w:r>
      <w:r w:rsidR="00A27A43" w:rsidRPr="006571CD">
        <w:rPr>
          <w:rFonts w:cstheme="minorHAnsi"/>
        </w:rPr>
        <w:t xml:space="preserve"> whether they </w:t>
      </w:r>
      <w:r w:rsidR="00566A7F">
        <w:rPr>
          <w:rFonts w:cstheme="minorHAnsi"/>
        </w:rPr>
        <w:t xml:space="preserve">are used to </w:t>
      </w:r>
      <w:r w:rsidR="00A27A43" w:rsidRPr="006571CD">
        <w:rPr>
          <w:rFonts w:cstheme="minorHAnsi"/>
        </w:rPr>
        <w:t>work</w:t>
      </w:r>
      <w:r w:rsidR="00566A7F">
        <w:rPr>
          <w:rFonts w:cstheme="minorHAnsi"/>
        </w:rPr>
        <w:t>ing</w:t>
      </w:r>
      <w:r w:rsidR="00A27A43" w:rsidRPr="006571CD">
        <w:rPr>
          <w:rFonts w:cstheme="minorHAnsi"/>
        </w:rPr>
        <w:t xml:space="preserve"> with deterministic or probabilistic NWP </w:t>
      </w:r>
      <w:r w:rsidR="00566A7F">
        <w:rPr>
          <w:rFonts w:cstheme="minorHAnsi"/>
        </w:rPr>
        <w:t>guidance</w:t>
      </w:r>
      <w:r w:rsidR="00A27A43" w:rsidRPr="006571CD">
        <w:rPr>
          <w:rFonts w:cstheme="minorHAnsi"/>
        </w:rPr>
        <w:t xml:space="preserve">, </w:t>
      </w:r>
      <w:r w:rsidR="00566A7F">
        <w:rPr>
          <w:rFonts w:cstheme="minorHAnsi"/>
        </w:rPr>
        <w:t xml:space="preserve">or </w:t>
      </w:r>
      <w:r w:rsidR="007341A4">
        <w:rPr>
          <w:rFonts w:cstheme="minorHAnsi"/>
        </w:rPr>
        <w:t>whether</w:t>
      </w:r>
      <w:r>
        <w:rPr>
          <w:rFonts w:cstheme="minorHAnsi"/>
        </w:rPr>
        <w:t xml:space="preserve"> they</w:t>
      </w:r>
      <w:r w:rsidR="007341A4">
        <w:rPr>
          <w:rFonts w:cstheme="minorHAnsi"/>
        </w:rPr>
        <w:t xml:space="preserve"> </w:t>
      </w:r>
      <w:r w:rsidR="00566A7F">
        <w:rPr>
          <w:rFonts w:cstheme="minorHAnsi"/>
        </w:rPr>
        <w:t xml:space="preserve">have previous probabilistic knowledge, because </w:t>
      </w:r>
      <w:r w:rsidR="00A27A43" w:rsidRPr="006571CD">
        <w:rPr>
          <w:rFonts w:cstheme="minorHAnsi"/>
        </w:rPr>
        <w:t xml:space="preserve">forecasters </w:t>
      </w:r>
      <w:r w:rsidR="00566A7F">
        <w:rPr>
          <w:rFonts w:cstheme="minorHAnsi"/>
        </w:rPr>
        <w:t>ordinarily</w:t>
      </w:r>
      <w:r w:rsidR="00566A7F" w:rsidRPr="006571CD">
        <w:rPr>
          <w:rFonts w:cstheme="minorHAnsi"/>
        </w:rPr>
        <w:t xml:space="preserve"> </w:t>
      </w:r>
      <w:r w:rsidR="00566A7F">
        <w:rPr>
          <w:rFonts w:cstheme="minorHAnsi"/>
        </w:rPr>
        <w:t>impart</w:t>
      </w:r>
      <w:r w:rsidR="00A27A43" w:rsidRPr="006571CD">
        <w:rPr>
          <w:rFonts w:cstheme="minorHAnsi"/>
        </w:rPr>
        <w:t xml:space="preserve"> some sort of adjustments to raw model </w:t>
      </w:r>
      <w:r w:rsidR="00566A7F">
        <w:rPr>
          <w:rFonts w:cstheme="minorHAnsi"/>
        </w:rPr>
        <w:t>output</w:t>
      </w:r>
      <w:r w:rsidR="008F125D">
        <w:rPr>
          <w:rFonts w:cstheme="minorHAnsi"/>
        </w:rPr>
        <w:t xml:space="preserve"> based on various factors such as experience</w:t>
      </w:r>
      <w:r w:rsidR="00A27A43" w:rsidRPr="006571CD">
        <w:rPr>
          <w:rFonts w:cstheme="minorHAnsi"/>
        </w:rPr>
        <w:t xml:space="preserve">. </w:t>
      </w:r>
      <w:r w:rsidR="008F125D">
        <w:rPr>
          <w:rFonts w:cstheme="minorHAnsi"/>
        </w:rPr>
        <w:t xml:space="preserve">It is part of their job. </w:t>
      </w:r>
      <w:r w:rsidR="00A27A43" w:rsidRPr="006571CD">
        <w:rPr>
          <w:rFonts w:cstheme="minorHAnsi"/>
        </w:rPr>
        <w:t xml:space="preserve">ecPoint developers </w:t>
      </w:r>
      <w:r w:rsidR="008574DE">
        <w:rPr>
          <w:rFonts w:cstheme="minorHAnsi"/>
        </w:rPr>
        <w:t>will thus</w:t>
      </w:r>
      <w:r w:rsidR="00A27A43" w:rsidRPr="006571CD">
        <w:rPr>
          <w:rFonts w:cstheme="minorHAnsi"/>
        </w:rPr>
        <w:t xml:space="preserve"> include in the guidelines an infographic like </w:t>
      </w:r>
      <w:r w:rsidR="00A27A43" w:rsidRPr="006571CD">
        <w:rPr>
          <w:rFonts w:cstheme="minorHAnsi"/>
          <w:b/>
          <w:bCs/>
        </w:rPr>
        <w:t>Fig.2</w:t>
      </w:r>
      <w:r w:rsidR="00A27A43" w:rsidRPr="006571CD">
        <w:rPr>
          <w:rFonts w:cstheme="minorHAnsi"/>
        </w:rPr>
        <w:t xml:space="preserve"> that draws such parallel</w:t>
      </w:r>
      <w:r w:rsidR="00C46056">
        <w:rPr>
          <w:rFonts w:cstheme="minorHAnsi"/>
        </w:rPr>
        <w:t>s</w:t>
      </w:r>
      <w:r w:rsidR="00A27A43" w:rsidRPr="006571CD">
        <w:rPr>
          <w:rFonts w:cstheme="minorHAnsi"/>
        </w:rPr>
        <w:t xml:space="preserve">. </w:t>
      </w:r>
      <w:r w:rsidR="00C46056">
        <w:rPr>
          <w:rFonts w:cstheme="minorHAnsi"/>
        </w:rPr>
        <w:t>Such presentations</w:t>
      </w:r>
      <w:r w:rsidR="00C46056" w:rsidRPr="006571CD">
        <w:rPr>
          <w:rFonts w:cstheme="minorHAnsi"/>
        </w:rPr>
        <w:t xml:space="preserve"> </w:t>
      </w:r>
      <w:r w:rsidR="00A27A43" w:rsidRPr="006571CD">
        <w:rPr>
          <w:rFonts w:cstheme="minorHAnsi"/>
        </w:rPr>
        <w:t>can help to improve the process</w:t>
      </w:r>
      <w:r w:rsidR="00C46056">
        <w:rPr>
          <w:rFonts w:cstheme="minorHAnsi"/>
        </w:rPr>
        <w:t>ing</w:t>
      </w:r>
      <w:r w:rsidR="00A27A43" w:rsidRPr="006571CD">
        <w:rPr>
          <w:rFonts w:cstheme="minorHAnsi"/>
        </w:rPr>
        <w:t xml:space="preserve"> of complex information since human brains </w:t>
      </w:r>
      <w:r w:rsidR="00C46056">
        <w:rPr>
          <w:rFonts w:cstheme="minorHAnsi"/>
        </w:rPr>
        <w:t>manage</w:t>
      </w:r>
      <w:r w:rsidR="00C46056" w:rsidRPr="006571CD">
        <w:rPr>
          <w:rFonts w:cstheme="minorHAnsi"/>
        </w:rPr>
        <w:t xml:space="preserve"> </w:t>
      </w:r>
      <w:r w:rsidR="00A27A43" w:rsidRPr="006571CD">
        <w:rPr>
          <w:rFonts w:cstheme="minorHAnsi"/>
        </w:rPr>
        <w:t>visual information better than text</w:t>
      </w:r>
      <w:r w:rsidR="00C46056">
        <w:rPr>
          <w:rFonts w:cstheme="minorHAnsi"/>
        </w:rPr>
        <w:t xml:space="preserve">, </w:t>
      </w:r>
      <w:r w:rsidR="00A27A43" w:rsidRPr="006571CD">
        <w:rPr>
          <w:rFonts w:cstheme="minorHAnsi"/>
        </w:rPr>
        <w:t xml:space="preserve">and infographics are </w:t>
      </w:r>
      <w:r w:rsidR="00C46056">
        <w:rPr>
          <w:rFonts w:cstheme="minorHAnsi"/>
        </w:rPr>
        <w:t xml:space="preserve">indeed </w:t>
      </w:r>
      <w:r w:rsidR="00A27A43" w:rsidRPr="006571CD">
        <w:rPr>
          <w:rFonts w:cstheme="minorHAnsi"/>
        </w:rPr>
        <w:t xml:space="preserve">a great way to land links </w:t>
      </w:r>
      <w:r w:rsidR="00A27A43" w:rsidRPr="006571CD">
        <w:rPr>
          <w:rFonts w:cstheme="minorHAnsi"/>
        </w:rPr>
        <w:fldChar w:fldCharType="begin" w:fldLock="1"/>
      </w:r>
      <w:r w:rsidR="00A27A43" w:rsidRPr="006571CD">
        <w:rPr>
          <w:rFonts w:cstheme="minorHAnsi"/>
        </w:rPr>
        <w:instrText>ADDIN CSL_CITATION {"citationItems":[{"id":"ITEM-1","itemData":{"author":[{"dropping-particle":"","family":"Jillian Ruth Yarbrough","given":"West Texas A&amp;M University","non-dropping-particle":"","parse-names":false,"suffix":""}],"container-title":"Academy of Educational Leadership Journal","id":"ITEM-1","issue":"2","issued":{"date-parts":[["2019"]]},"page":"1-15","title":"Infographics: in support of online visual learning","type":"article-journal","volume":"23"},"uris":["http://www.mendeley.com/documents/?uuid=eb7a8641-a127-34ae-ad9a-70a410b8a29e"]}],"mendeley":{"formattedCitation":"(Jillian Ruth Yarbrough, 2019)","plainTextFormattedCitation":"(Jillian Ruth Yarbrough, 2019)","previouslyFormattedCitation":"(Jillian Ruth Yarbrough, 2019)"},"properties":{"noteIndex":0},"schema":"https://github.com/citation-style-language/schema/raw/master/csl-citation.json"}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(Yarbrough, 2019)</w:t>
      </w:r>
      <w:r w:rsidR="00A27A43" w:rsidRPr="006571CD">
        <w:rPr>
          <w:rFonts w:cstheme="minorHAnsi"/>
        </w:rPr>
        <w:fldChar w:fldCharType="end"/>
      </w:r>
      <w:r w:rsidR="00A27A43" w:rsidRPr="006571CD">
        <w:rPr>
          <w:rFonts w:cstheme="minorHAnsi"/>
        </w:rPr>
        <w:t>.</w:t>
      </w:r>
    </w:p>
    <w:p w14:paraId="4D3C72D8" w14:textId="3D029075" w:rsidR="00A27A43" w:rsidRPr="006571CD" w:rsidRDefault="007630AF" w:rsidP="00A27A43">
      <w:pPr>
        <w:rPr>
          <w:rFonts w:cstheme="minorHAnsi"/>
        </w:rPr>
      </w:pPr>
      <w:r>
        <w:rPr>
          <w:rFonts w:cstheme="minorHAnsi"/>
        </w:rPr>
        <w:t>The ecPoint guidelines will now</w:t>
      </w:r>
      <w:r w:rsidR="008F125D">
        <w:rPr>
          <w:rFonts w:cstheme="minorHAnsi"/>
        </w:rPr>
        <w:t xml:space="preserve"> </w:t>
      </w:r>
      <w:r w:rsidR="00C46056">
        <w:rPr>
          <w:rFonts w:cstheme="minorHAnsi"/>
        </w:rPr>
        <w:t xml:space="preserve">stress that whilst </w:t>
      </w:r>
      <w:r w:rsidR="00A27A43" w:rsidRPr="006571CD">
        <w:rPr>
          <w:rFonts w:cstheme="minorHAnsi"/>
        </w:rPr>
        <w:t xml:space="preserve">ecPoint-Rainfall </w:t>
      </w:r>
      <w:r w:rsidR="00C46056">
        <w:rPr>
          <w:rFonts w:cstheme="minorHAnsi"/>
        </w:rPr>
        <w:t xml:space="preserve">output </w:t>
      </w:r>
      <w:r w:rsidR="00A27A43" w:rsidRPr="006571CD">
        <w:rPr>
          <w:rFonts w:cstheme="minorHAnsi"/>
        </w:rPr>
        <w:t xml:space="preserve">is provided </w:t>
      </w:r>
      <w:r w:rsidR="00C46056">
        <w:rPr>
          <w:rFonts w:cstheme="minorHAnsi"/>
        </w:rPr>
        <w:t>o</w:t>
      </w:r>
      <w:r w:rsidR="00A27A43" w:rsidRPr="006571CD">
        <w:rPr>
          <w:rFonts w:cstheme="minorHAnsi"/>
        </w:rPr>
        <w:t xml:space="preserve">n the same grid </w:t>
      </w:r>
      <w:r w:rsidR="00C46056">
        <w:rPr>
          <w:rFonts w:cstheme="minorHAnsi"/>
        </w:rPr>
        <w:t>as</w:t>
      </w:r>
      <w:r w:rsidR="00C46056" w:rsidRPr="006571CD">
        <w:rPr>
          <w:rFonts w:cstheme="minorHAnsi"/>
        </w:rPr>
        <w:t xml:space="preserve"> </w:t>
      </w:r>
      <w:r w:rsidR="00A27A43" w:rsidRPr="006571CD">
        <w:rPr>
          <w:rFonts w:cstheme="minorHAnsi"/>
        </w:rPr>
        <w:t>the raw forecast</w:t>
      </w:r>
      <w:r w:rsidR="008F125D">
        <w:rPr>
          <w:rFonts w:cstheme="minorHAnsi"/>
        </w:rPr>
        <w:t>,</w:t>
      </w:r>
      <w:r w:rsidR="00C46056">
        <w:rPr>
          <w:rFonts w:cstheme="minorHAnsi"/>
        </w:rPr>
        <w:t xml:space="preserve"> it</w:t>
      </w:r>
      <w:r w:rsidR="00A27A43" w:rsidRPr="006571CD">
        <w:rPr>
          <w:rFonts w:cstheme="minorHAnsi"/>
        </w:rPr>
        <w:t xml:space="preserve"> provides forecasts </w:t>
      </w:r>
      <w:r w:rsidR="00C46056">
        <w:rPr>
          <w:rFonts w:cstheme="minorHAnsi"/>
        </w:rPr>
        <w:t>for</w:t>
      </w:r>
      <w:r w:rsidR="00C46056" w:rsidRPr="006571CD">
        <w:rPr>
          <w:rFonts w:cstheme="minorHAnsi"/>
        </w:rPr>
        <w:t xml:space="preserve"> </w:t>
      </w:r>
      <w:r w:rsidR="00A27A43" w:rsidRPr="006571CD">
        <w:rPr>
          <w:rFonts w:cstheme="minorHAnsi"/>
        </w:rPr>
        <w:t xml:space="preserve">a point within the grid-box whilst raw NWP models provide </w:t>
      </w:r>
      <w:r w:rsidR="00C46056">
        <w:rPr>
          <w:rFonts w:cstheme="minorHAnsi"/>
        </w:rPr>
        <w:t>values</w:t>
      </w:r>
      <w:r w:rsidR="00A27A43" w:rsidRPr="006571CD">
        <w:rPr>
          <w:rFonts w:cstheme="minorHAnsi"/>
        </w:rPr>
        <w:t xml:space="preserve"> </w:t>
      </w:r>
      <w:r w:rsidR="00C46056">
        <w:rPr>
          <w:rFonts w:cstheme="minorHAnsi"/>
        </w:rPr>
        <w:t xml:space="preserve">averaged to </w:t>
      </w:r>
      <w:r w:rsidR="00A27A43" w:rsidRPr="006571CD">
        <w:rPr>
          <w:rFonts w:cstheme="minorHAnsi"/>
        </w:rPr>
        <w:t xml:space="preserve">the grid-box resolution. </w:t>
      </w:r>
      <w:r w:rsidR="00867931">
        <w:rPr>
          <w:rFonts w:cstheme="minorHAnsi"/>
        </w:rPr>
        <w:t>Then</w:t>
      </w:r>
      <w:r w:rsidR="008574DE">
        <w:rPr>
          <w:rFonts w:cstheme="minorHAnsi"/>
        </w:rPr>
        <w:t xml:space="preserve"> we will highlight that</w:t>
      </w:r>
      <w:r w:rsidR="00A27A43" w:rsidRPr="006571CD">
        <w:rPr>
          <w:rFonts w:cstheme="minorHAnsi"/>
        </w:rPr>
        <w:t xml:space="preserve"> to provide better guidance for low-probability, high-impact events, called “</w:t>
      </w:r>
      <w:r w:rsidR="00C46056">
        <w:rPr>
          <w:rFonts w:cstheme="minorHAnsi"/>
        </w:rPr>
        <w:t xml:space="preserve">a </w:t>
      </w:r>
      <w:r w:rsidR="00A27A43" w:rsidRPr="006571CD">
        <w:rPr>
          <w:rFonts w:cstheme="minorHAnsi"/>
        </w:rPr>
        <w:t xml:space="preserve">reasonable worst-case scenario”, users should consider using </w:t>
      </w:r>
      <w:r w:rsidR="00C46056">
        <w:rPr>
          <w:rFonts w:cstheme="minorHAnsi"/>
        </w:rPr>
        <w:t>high</w:t>
      </w:r>
      <w:r w:rsidR="00A27A43" w:rsidRPr="006571CD">
        <w:rPr>
          <w:rFonts w:cstheme="minorHAnsi"/>
        </w:rPr>
        <w:t xml:space="preserve"> percentiles (</w:t>
      </w:r>
      <w:r w:rsidRPr="006571CD">
        <w:rPr>
          <w:rFonts w:cstheme="minorHAnsi"/>
        </w:rPr>
        <w:t>i.e.,</w:t>
      </w:r>
      <w:r w:rsidR="00A27A43" w:rsidRPr="006571CD">
        <w:rPr>
          <w:rFonts w:cstheme="minorHAnsi"/>
        </w:rPr>
        <w:t xml:space="preserve"> 98</w:t>
      </w:r>
      <w:r w:rsidR="00A27A43" w:rsidRPr="006571CD">
        <w:rPr>
          <w:rFonts w:cstheme="minorHAnsi"/>
          <w:vertAlign w:val="superscript"/>
        </w:rPr>
        <w:t>th</w:t>
      </w:r>
      <w:r w:rsidR="00A27A43" w:rsidRPr="006571CD">
        <w:rPr>
          <w:rFonts w:cstheme="minorHAnsi"/>
        </w:rPr>
        <w:t xml:space="preserve"> or 99</w:t>
      </w:r>
      <w:r w:rsidR="00A27A43" w:rsidRPr="006571CD">
        <w:rPr>
          <w:rFonts w:cstheme="minorHAnsi"/>
          <w:vertAlign w:val="superscript"/>
        </w:rPr>
        <w:t>th</w:t>
      </w:r>
      <w:r w:rsidR="00A27A43" w:rsidRPr="006571CD">
        <w:rPr>
          <w:rFonts w:cstheme="minorHAnsi"/>
        </w:rPr>
        <w:t xml:space="preserve">). </w:t>
      </w:r>
      <w:r w:rsidR="00C46056">
        <w:rPr>
          <w:rFonts w:cstheme="minorHAnsi"/>
        </w:rPr>
        <w:t>Whilst s</w:t>
      </w:r>
      <w:r w:rsidR="00A27A43" w:rsidRPr="006571CD">
        <w:rPr>
          <w:rFonts w:cstheme="minorHAnsi"/>
        </w:rPr>
        <w:t xml:space="preserve">uch events are by definition in the tail of the distribution </w:t>
      </w:r>
      <w:r w:rsidR="00A27A43" w:rsidRPr="006571CD">
        <w:rPr>
          <w:rFonts w:cstheme="minorHAnsi"/>
        </w:rPr>
        <w:fldChar w:fldCharType="begin" w:fldLock="1"/>
      </w:r>
      <w:r w:rsidR="00A27A43" w:rsidRPr="006571CD">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(Legg &amp; Mylne, 2004)</w:t>
      </w:r>
      <w:r w:rsidR="00A27A43" w:rsidRPr="006571CD">
        <w:rPr>
          <w:rFonts w:cstheme="minorHAnsi"/>
        </w:rPr>
        <w:fldChar w:fldCharType="end"/>
      </w:r>
      <w:r w:rsidR="00C46056">
        <w:rPr>
          <w:rFonts w:cstheme="minorHAnsi"/>
        </w:rPr>
        <w:t xml:space="preserve"> </w:t>
      </w:r>
      <w:r w:rsidR="00A27A43" w:rsidRPr="006571CD">
        <w:rPr>
          <w:rFonts w:cstheme="minorHAnsi"/>
        </w:rPr>
        <w:t>by not using the highest percentiles the most impactful events will likely be under-predicted</w:t>
      </w:r>
      <w:r w:rsidR="007341A4">
        <w:rPr>
          <w:rFonts w:cstheme="minorHAnsi"/>
        </w:rPr>
        <w:t>; users did not fully grasp this aspect so more emphasis is clearly needed</w:t>
      </w:r>
      <w:r w:rsidR="00A27A43" w:rsidRPr="006571CD">
        <w:rPr>
          <w:rFonts w:cstheme="minorHAnsi"/>
        </w:rPr>
        <w:t xml:space="preserve">. </w:t>
      </w:r>
      <w:r>
        <w:rPr>
          <w:rFonts w:cstheme="minorHAnsi"/>
        </w:rPr>
        <w:t>Indeed,</w:t>
      </w:r>
      <w:r w:rsidR="007341A4">
        <w:rPr>
          <w:rFonts w:cstheme="minorHAnsi"/>
        </w:rPr>
        <w:t xml:space="preserve"> t</w:t>
      </w:r>
      <w:r w:rsidR="001E397E">
        <w:rPr>
          <w:rFonts w:cstheme="minorHAnsi"/>
        </w:rPr>
        <w:t>he high ecPoint</w:t>
      </w:r>
      <w:r w:rsidR="001E397E" w:rsidRPr="006571CD">
        <w:rPr>
          <w:rFonts w:cstheme="minorHAnsi"/>
        </w:rPr>
        <w:t xml:space="preserve"> </w:t>
      </w:r>
      <w:r w:rsidR="00A27A43" w:rsidRPr="006571CD">
        <w:rPr>
          <w:rFonts w:cstheme="minorHAnsi"/>
        </w:rPr>
        <w:t xml:space="preserve">percentiles do not </w:t>
      </w:r>
      <w:r w:rsidR="001E397E">
        <w:rPr>
          <w:rFonts w:cstheme="minorHAnsi"/>
        </w:rPr>
        <w:t xml:space="preserve">ordinarily </w:t>
      </w:r>
      <w:r w:rsidR="00A27A43" w:rsidRPr="006571CD">
        <w:rPr>
          <w:rFonts w:cstheme="minorHAnsi"/>
        </w:rPr>
        <w:t>overestimate the rainfall since, when sub-grid variability is high, local maxima</w:t>
      </w:r>
      <w:r w:rsidR="001E397E">
        <w:rPr>
          <w:rFonts w:cstheme="minorHAnsi"/>
        </w:rPr>
        <w:t>,</w:t>
      </w:r>
      <w:r w:rsidR="00A27A43" w:rsidRPr="006571CD">
        <w:rPr>
          <w:rFonts w:cstheme="minorHAnsi"/>
        </w:rPr>
        <w:t xml:space="preserve"> </w:t>
      </w:r>
      <w:r w:rsidR="001E397E">
        <w:rPr>
          <w:rFonts w:cstheme="minorHAnsi"/>
        </w:rPr>
        <w:t xml:space="preserve">which they tend to represent, </w:t>
      </w:r>
      <w:r w:rsidR="00C46056">
        <w:rPr>
          <w:rFonts w:cstheme="minorHAnsi"/>
        </w:rPr>
        <w:t>will</w:t>
      </w:r>
      <w:r w:rsidR="00C46056" w:rsidRPr="006571CD">
        <w:rPr>
          <w:rFonts w:cstheme="minorHAnsi"/>
        </w:rPr>
        <w:t xml:space="preserve"> </w:t>
      </w:r>
      <w:r w:rsidR="001E397E">
        <w:rPr>
          <w:rFonts w:cstheme="minorHAnsi"/>
        </w:rPr>
        <w:t xml:space="preserve">anyway </w:t>
      </w:r>
      <w:r w:rsidR="00A27A43" w:rsidRPr="006571CD">
        <w:rPr>
          <w:rFonts w:cstheme="minorHAnsi"/>
        </w:rPr>
        <w:t xml:space="preserve">be much higher than average rainfall over the grid-box (predicted by raw NWP models). </w:t>
      </w:r>
      <w:r w:rsidR="001E397E">
        <w:rPr>
          <w:rFonts w:cstheme="minorHAnsi"/>
        </w:rPr>
        <w:t>It was clear from</w:t>
      </w:r>
      <w:r w:rsidR="00A27A43" w:rsidRPr="006571CD">
        <w:rPr>
          <w:rFonts w:cstheme="minorHAnsi"/>
        </w:rPr>
        <w:t xml:space="preserve"> section 5.1</w:t>
      </w:r>
      <w:r w:rsidR="001E397E">
        <w:rPr>
          <w:rFonts w:cstheme="minorHAnsi"/>
        </w:rPr>
        <w:t xml:space="preserve"> that</w:t>
      </w:r>
      <w:r w:rsidR="00A27A43" w:rsidRPr="006571CD">
        <w:rPr>
          <w:rFonts w:cstheme="minorHAnsi"/>
        </w:rPr>
        <w:t xml:space="preserve"> both NHMSs </w:t>
      </w:r>
      <w:r w:rsidR="001E397E">
        <w:rPr>
          <w:rFonts w:cstheme="minorHAnsi"/>
        </w:rPr>
        <w:t>used</w:t>
      </w:r>
      <w:r w:rsidR="001E397E" w:rsidRPr="006571CD">
        <w:rPr>
          <w:rFonts w:cstheme="minorHAnsi"/>
        </w:rPr>
        <w:t xml:space="preserve"> </w:t>
      </w:r>
      <w:r w:rsidR="00A27A43" w:rsidRPr="006571CD">
        <w:rPr>
          <w:rFonts w:cstheme="minorHAnsi"/>
        </w:rPr>
        <w:t>lower percentiles (</w:t>
      </w:r>
      <w:r w:rsidRPr="006571CD">
        <w:rPr>
          <w:rFonts w:cstheme="minorHAnsi"/>
        </w:rPr>
        <w:t>i.e.,</w:t>
      </w:r>
      <w:r w:rsidR="00A27A43" w:rsidRPr="006571CD">
        <w:rPr>
          <w:rFonts w:cstheme="minorHAnsi"/>
        </w:rPr>
        <w:t xml:space="preserve"> 85</w:t>
      </w:r>
      <w:r w:rsidR="00A27A43" w:rsidRPr="006571CD">
        <w:rPr>
          <w:rFonts w:cstheme="minorHAnsi"/>
          <w:vertAlign w:val="superscript"/>
        </w:rPr>
        <w:t>th</w:t>
      </w:r>
      <w:r w:rsidR="00A27A43" w:rsidRPr="006571CD">
        <w:rPr>
          <w:rFonts w:cstheme="minorHAnsi"/>
        </w:rPr>
        <w:t xml:space="preserve">) to provide guidance on extreme localized rainfall. </w:t>
      </w:r>
      <w:r w:rsidR="00DC75C8">
        <w:rPr>
          <w:rFonts w:cstheme="minorHAnsi"/>
        </w:rPr>
        <w:t xml:space="preserve">The reality is that rainfall values thus delivered will be too low. </w:t>
      </w:r>
      <w:r w:rsidR="009728F9">
        <w:rPr>
          <w:rFonts w:cstheme="minorHAnsi"/>
        </w:rPr>
        <w:t>A key point</w:t>
      </w:r>
      <w:r w:rsidR="008574DE">
        <w:rPr>
          <w:rFonts w:cstheme="minorHAnsi"/>
        </w:rPr>
        <w:t xml:space="preserve"> </w:t>
      </w:r>
      <w:r w:rsidR="009728F9">
        <w:rPr>
          <w:rFonts w:cstheme="minorHAnsi"/>
        </w:rPr>
        <w:t>is that o</w:t>
      </w:r>
      <w:r w:rsidR="00867931">
        <w:rPr>
          <w:rFonts w:cstheme="minorHAnsi"/>
        </w:rPr>
        <w:t xml:space="preserve">n a given day it is much more likely that a high percentile ecPoint value will be exceeded </w:t>
      </w:r>
      <w:r w:rsidR="00867931" w:rsidRPr="009C6770">
        <w:rPr>
          <w:rFonts w:cstheme="minorHAnsi"/>
          <w:i/>
          <w:iCs/>
        </w:rPr>
        <w:t>somewhere</w:t>
      </w:r>
      <w:r w:rsidR="00867931">
        <w:rPr>
          <w:rFonts w:cstheme="minorHAnsi"/>
        </w:rPr>
        <w:t xml:space="preserve"> in the grid</w:t>
      </w:r>
      <w:r w:rsidR="00AA38B7">
        <w:rPr>
          <w:rFonts w:cstheme="minorHAnsi"/>
        </w:rPr>
        <w:t>-</w:t>
      </w:r>
      <w:r w:rsidR="00867931">
        <w:rPr>
          <w:rFonts w:cstheme="minorHAnsi"/>
        </w:rPr>
        <w:t xml:space="preserve">box than it is that a </w:t>
      </w:r>
      <w:r w:rsidR="00867931" w:rsidRPr="00094EC8">
        <w:rPr>
          <w:rFonts w:cstheme="minorHAnsi"/>
        </w:rPr>
        <w:t>high percentile grid</w:t>
      </w:r>
      <w:r w:rsidR="00AA38B7" w:rsidRPr="00094EC8">
        <w:rPr>
          <w:rFonts w:cstheme="minorHAnsi"/>
        </w:rPr>
        <w:t>-</w:t>
      </w:r>
      <w:r w:rsidR="00867931" w:rsidRPr="00094EC8">
        <w:rPr>
          <w:rFonts w:cstheme="minorHAnsi"/>
        </w:rPr>
        <w:t>box average forecast will be exceeded over the grid</w:t>
      </w:r>
      <w:r w:rsidR="00AA38B7" w:rsidRPr="00094EC8">
        <w:rPr>
          <w:rFonts w:cstheme="minorHAnsi"/>
        </w:rPr>
        <w:t>-</w:t>
      </w:r>
      <w:r w:rsidR="00867931" w:rsidRPr="00094EC8">
        <w:rPr>
          <w:rFonts w:cstheme="minorHAnsi"/>
        </w:rPr>
        <w:t>box as a</w:t>
      </w:r>
      <w:r w:rsidR="005A70DA" w:rsidRPr="00094EC8">
        <w:rPr>
          <w:rFonts w:cstheme="minorHAnsi"/>
        </w:rPr>
        <w:t xml:space="preserve"> whole (i.e., observed grid-box average).</w:t>
      </w:r>
      <w:r w:rsidR="004E6F1D">
        <w:rPr>
          <w:rFonts w:cstheme="minorHAnsi"/>
        </w:rPr>
        <w:t xml:space="preserve"> </w:t>
      </w:r>
      <w:r w:rsidR="00867931">
        <w:rPr>
          <w:rFonts w:cstheme="minorHAnsi"/>
        </w:rPr>
        <w:t xml:space="preserve">This has not been </w:t>
      </w:r>
      <w:r w:rsidR="008574DE">
        <w:rPr>
          <w:rFonts w:cstheme="minorHAnsi"/>
        </w:rPr>
        <w:lastRenderedPageBreak/>
        <w:t>highlighted</w:t>
      </w:r>
      <w:r w:rsidR="00867931">
        <w:rPr>
          <w:rFonts w:cstheme="minorHAnsi"/>
        </w:rPr>
        <w:t xml:space="preserve"> </w:t>
      </w:r>
      <w:r w:rsidR="00AA38B7">
        <w:rPr>
          <w:rFonts w:cstheme="minorHAnsi"/>
        </w:rPr>
        <w:t>before and</w:t>
      </w:r>
      <w:r w:rsidR="008574DE">
        <w:rPr>
          <w:rFonts w:cstheme="minorHAnsi"/>
        </w:rPr>
        <w:t xml:space="preserve"> </w:t>
      </w:r>
      <w:r w:rsidR="00867931">
        <w:rPr>
          <w:rFonts w:cstheme="minorHAnsi"/>
        </w:rPr>
        <w:t>seems to</w:t>
      </w:r>
      <w:r w:rsidR="008574DE">
        <w:rPr>
          <w:rFonts w:cstheme="minorHAnsi"/>
        </w:rPr>
        <w:t xml:space="preserve"> not be recognised. </w:t>
      </w:r>
      <w:r w:rsidR="00867931" w:rsidRPr="006571CD">
        <w:rPr>
          <w:rFonts w:cstheme="minorHAnsi"/>
        </w:rPr>
        <w:t xml:space="preserve">ecPoint developers </w:t>
      </w:r>
      <w:r w:rsidR="00867931">
        <w:rPr>
          <w:rFonts w:cstheme="minorHAnsi"/>
        </w:rPr>
        <w:t xml:space="preserve">will </w:t>
      </w:r>
      <w:r w:rsidR="00867931" w:rsidRPr="006571CD">
        <w:rPr>
          <w:rFonts w:cstheme="minorHAnsi"/>
        </w:rPr>
        <w:t xml:space="preserve">include </w:t>
      </w:r>
      <w:r w:rsidR="009728F9">
        <w:rPr>
          <w:rFonts w:cstheme="minorHAnsi"/>
        </w:rPr>
        <w:t>attention-getters</w:t>
      </w:r>
      <w:r w:rsidR="00867931" w:rsidRPr="006571CD">
        <w:rPr>
          <w:rFonts w:cstheme="minorHAnsi"/>
        </w:rPr>
        <w:t xml:space="preserve">, like info-boxes, to </w:t>
      </w:r>
      <w:r w:rsidR="009728F9">
        <w:rPr>
          <w:rFonts w:cstheme="minorHAnsi"/>
        </w:rPr>
        <w:t>highlight</w:t>
      </w:r>
      <w:r w:rsidR="00867931" w:rsidRPr="006571CD">
        <w:rPr>
          <w:rFonts w:cstheme="minorHAnsi"/>
        </w:rPr>
        <w:t xml:space="preserve"> </w:t>
      </w:r>
      <w:r w:rsidR="00DC75C8">
        <w:rPr>
          <w:rFonts w:cstheme="minorHAnsi"/>
        </w:rPr>
        <w:t>such</w:t>
      </w:r>
      <w:r w:rsidR="00867931" w:rsidRPr="006571CD">
        <w:rPr>
          <w:rFonts w:cstheme="minorHAnsi"/>
        </w:rPr>
        <w:t xml:space="preserve"> issues</w:t>
      </w:r>
      <w:r w:rsidR="009728F9">
        <w:rPr>
          <w:rFonts w:cstheme="minorHAnsi"/>
        </w:rPr>
        <w:t xml:space="preserve"> in the revised guidelines</w:t>
      </w:r>
      <w:r w:rsidR="00867931" w:rsidRPr="006571CD">
        <w:rPr>
          <w:rFonts w:cstheme="minorHAnsi"/>
        </w:rPr>
        <w:t xml:space="preserve">. </w:t>
      </w:r>
    </w:p>
    <w:p w14:paraId="315C5911" w14:textId="1CCBBADD" w:rsidR="00DC75C8" w:rsidRDefault="00A27A43" w:rsidP="00A27A43">
      <w:pPr>
        <w:rPr>
          <w:rFonts w:cstheme="minorHAnsi"/>
        </w:rPr>
      </w:pPr>
      <w:r w:rsidRPr="006571CD">
        <w:rPr>
          <w:rFonts w:cstheme="minorHAnsi"/>
        </w:rPr>
        <w:t xml:space="preserve">ecPoint-Rainfall guidelines </w:t>
      </w:r>
      <w:r w:rsidR="009728F9">
        <w:rPr>
          <w:rFonts w:cstheme="minorHAnsi"/>
        </w:rPr>
        <w:t>will</w:t>
      </w:r>
      <w:r w:rsidRPr="006571CD">
        <w:rPr>
          <w:rFonts w:cstheme="minorHAnsi"/>
        </w:rPr>
        <w:t xml:space="preserve"> be </w:t>
      </w:r>
      <w:r w:rsidR="009728F9">
        <w:rPr>
          <w:rFonts w:cstheme="minorHAnsi"/>
        </w:rPr>
        <w:t xml:space="preserve">further </w:t>
      </w:r>
      <w:r w:rsidRPr="006571CD">
        <w:rPr>
          <w:rFonts w:cstheme="minorHAnsi"/>
        </w:rPr>
        <w:t xml:space="preserve">improved by adding more </w:t>
      </w:r>
      <w:r w:rsidR="009728F9">
        <w:rPr>
          <w:rFonts w:cstheme="minorHAnsi"/>
        </w:rPr>
        <w:t xml:space="preserve">example </w:t>
      </w:r>
      <w:r w:rsidRPr="006571CD">
        <w:rPr>
          <w:rFonts w:cstheme="minorHAnsi"/>
        </w:rPr>
        <w:t xml:space="preserve">use-cases (in video or written format) and </w:t>
      </w:r>
      <w:r w:rsidR="008574DE">
        <w:rPr>
          <w:rFonts w:cstheme="minorHAnsi"/>
        </w:rPr>
        <w:t xml:space="preserve">by creating </w:t>
      </w:r>
      <w:r w:rsidRPr="006571CD">
        <w:rPr>
          <w:rFonts w:cstheme="minorHAnsi"/>
        </w:rPr>
        <w:t>a</w:t>
      </w:r>
      <w:r w:rsidR="009728F9">
        <w:rPr>
          <w:rFonts w:cstheme="minorHAnsi"/>
        </w:rPr>
        <w:t>n online</w:t>
      </w:r>
      <w:r w:rsidRPr="006571CD">
        <w:rPr>
          <w:rFonts w:cstheme="minorHAnsi"/>
        </w:rPr>
        <w:t xml:space="preserve"> Q&amp;A forum. The first option allows </w:t>
      </w:r>
      <w:r w:rsidR="009728F9">
        <w:rPr>
          <w:rFonts w:cstheme="minorHAnsi"/>
        </w:rPr>
        <w:t>for</w:t>
      </w:r>
      <w:r w:rsidRPr="006571CD">
        <w:rPr>
          <w:rFonts w:cstheme="minorHAnsi"/>
        </w:rPr>
        <w:t xml:space="preserve"> </w:t>
      </w:r>
      <w:r w:rsidR="009728F9">
        <w:rPr>
          <w:rFonts w:cstheme="minorHAnsi"/>
        </w:rPr>
        <w:t xml:space="preserve">real-world </w:t>
      </w:r>
      <w:r w:rsidRPr="006571CD">
        <w:rPr>
          <w:rFonts w:cstheme="minorHAnsi"/>
        </w:rPr>
        <w:t xml:space="preserve">practical applications </w:t>
      </w:r>
      <w:r w:rsidR="009728F9">
        <w:rPr>
          <w:rFonts w:cstheme="minorHAnsi"/>
        </w:rPr>
        <w:t>to be highlighted</w:t>
      </w:r>
      <w:r w:rsidR="00993C4F">
        <w:rPr>
          <w:rFonts w:cstheme="minorHAnsi"/>
        </w:rPr>
        <w:t>,</w:t>
      </w:r>
      <w:r w:rsidRPr="006571CD">
        <w:rPr>
          <w:rFonts w:cstheme="minorHAnsi"/>
        </w:rPr>
        <w:t xml:space="preserve"> </w:t>
      </w:r>
      <w:r w:rsidR="00993C4F">
        <w:rPr>
          <w:rFonts w:cstheme="minorHAnsi"/>
        </w:rPr>
        <w:t xml:space="preserve">and </w:t>
      </w:r>
      <w:r w:rsidRPr="006571CD">
        <w:rPr>
          <w:rFonts w:cstheme="minorHAnsi"/>
        </w:rPr>
        <w:t>the scientific background</w:t>
      </w:r>
      <w:r w:rsidR="00993C4F">
        <w:rPr>
          <w:rFonts w:cstheme="minorHAnsi"/>
        </w:rPr>
        <w:t xml:space="preserve"> prominence to be relegated</w:t>
      </w:r>
      <w:r w:rsidR="009728F9">
        <w:rPr>
          <w:rFonts w:cstheme="minorHAnsi"/>
        </w:rPr>
        <w:t xml:space="preserve">, </w:t>
      </w:r>
      <w:r w:rsidR="00993C4F">
        <w:rPr>
          <w:rFonts w:cstheme="minorHAnsi"/>
        </w:rPr>
        <w:t>which recommendations in other studies have shown should increase uptake</w:t>
      </w:r>
      <w:r w:rsidRPr="006571CD">
        <w:rPr>
          <w:rFonts w:cstheme="minorHAnsi"/>
        </w:rPr>
        <w:t xml:space="preserve">. </w:t>
      </w:r>
      <w:r w:rsidR="008574DE">
        <w:rPr>
          <w:rFonts w:cstheme="minorHAnsi"/>
        </w:rPr>
        <w:t xml:space="preserve">Whilst </w:t>
      </w:r>
      <w:r w:rsidRPr="006571CD">
        <w:rPr>
          <w:rFonts w:cstheme="minorHAnsi"/>
        </w:rPr>
        <w:t xml:space="preserve">ecPoint developers did not try specifically video user-cases in this study, the direct </w:t>
      </w:r>
      <w:r w:rsidR="00993C4F">
        <w:rPr>
          <w:rFonts w:cstheme="minorHAnsi"/>
        </w:rPr>
        <w:t xml:space="preserve">verbal </w:t>
      </w:r>
      <w:r w:rsidRPr="006571CD">
        <w:rPr>
          <w:rFonts w:cstheme="minorHAnsi"/>
        </w:rPr>
        <w:t xml:space="preserve">contact with IMN and OMSZ intermediaries proved to </w:t>
      </w:r>
      <w:r w:rsidR="00993C4F">
        <w:rPr>
          <w:rFonts w:cstheme="minorHAnsi"/>
        </w:rPr>
        <w:t xml:space="preserve">be </w:t>
      </w:r>
      <w:r w:rsidRPr="006571CD">
        <w:rPr>
          <w:rFonts w:cstheme="minorHAnsi"/>
        </w:rPr>
        <w:t xml:space="preserve">fundamental </w:t>
      </w:r>
      <w:r w:rsidR="00993C4F">
        <w:rPr>
          <w:rFonts w:cstheme="minorHAnsi"/>
        </w:rPr>
        <w:t>for</w:t>
      </w:r>
      <w:r w:rsidR="00993C4F" w:rsidRPr="006571CD">
        <w:rPr>
          <w:rFonts w:cstheme="minorHAnsi"/>
        </w:rPr>
        <w:t xml:space="preserve"> </w:t>
      </w:r>
      <w:r w:rsidRPr="006571CD">
        <w:rPr>
          <w:rFonts w:cstheme="minorHAnsi"/>
        </w:rPr>
        <w:t>explain</w:t>
      </w:r>
      <w:r w:rsidR="00993C4F">
        <w:rPr>
          <w:rFonts w:cstheme="minorHAnsi"/>
        </w:rPr>
        <w:t>ing</w:t>
      </w:r>
      <w:r w:rsidRPr="006571CD">
        <w:rPr>
          <w:rFonts w:cstheme="minorHAnsi"/>
        </w:rPr>
        <w:t xml:space="preserve"> </w:t>
      </w:r>
      <w:r w:rsidR="00993C4F">
        <w:rPr>
          <w:rFonts w:cstheme="minorHAnsi"/>
        </w:rPr>
        <w:t xml:space="preserve">multiple </w:t>
      </w:r>
      <w:r w:rsidR="00094EC8">
        <w:rPr>
          <w:rFonts w:cstheme="minorHAnsi"/>
        </w:rPr>
        <w:t>aspects and</w:t>
      </w:r>
      <w:r w:rsidR="00076D57">
        <w:rPr>
          <w:rFonts w:cstheme="minorHAnsi"/>
        </w:rPr>
        <w:t xml:space="preserve"> led to</w:t>
      </w:r>
      <w:r w:rsidRPr="006571CD">
        <w:rPr>
          <w:rFonts w:cstheme="minorHAnsi"/>
        </w:rPr>
        <w:t xml:space="preserve"> the conclusion that </w:t>
      </w:r>
      <w:r w:rsidR="001F1869" w:rsidRPr="00094EC8">
        <w:rPr>
          <w:rFonts w:cstheme="minorHAnsi"/>
        </w:rPr>
        <w:t>pre-recorded video-format</w:t>
      </w:r>
      <w:r w:rsidRPr="00094EC8">
        <w:rPr>
          <w:rFonts w:cstheme="minorHAnsi"/>
        </w:rPr>
        <w:t xml:space="preserve"> use-case</w:t>
      </w:r>
      <w:r w:rsidR="00076D57" w:rsidRPr="00094EC8">
        <w:rPr>
          <w:rFonts w:cstheme="minorHAnsi"/>
        </w:rPr>
        <w:t xml:space="preserve"> discussions </w:t>
      </w:r>
      <w:r w:rsidRPr="00094EC8">
        <w:rPr>
          <w:rFonts w:cstheme="minorHAnsi"/>
        </w:rPr>
        <w:t>can be a</w:t>
      </w:r>
      <w:r w:rsidR="00076D57" w:rsidRPr="00094EC8">
        <w:rPr>
          <w:rFonts w:cstheme="minorHAnsi"/>
        </w:rPr>
        <w:t>n efficient</w:t>
      </w:r>
      <w:r w:rsidRPr="00094EC8">
        <w:rPr>
          <w:rFonts w:cstheme="minorHAnsi"/>
        </w:rPr>
        <w:t xml:space="preserve"> </w:t>
      </w:r>
      <w:r w:rsidR="00076D57" w:rsidRPr="00094EC8">
        <w:rPr>
          <w:rFonts w:cstheme="minorHAnsi"/>
        </w:rPr>
        <w:t xml:space="preserve">communication </w:t>
      </w:r>
      <w:r w:rsidRPr="00094EC8">
        <w:rPr>
          <w:rFonts w:cstheme="minorHAnsi"/>
        </w:rPr>
        <w:t>tool</w:t>
      </w:r>
      <w:r w:rsidR="00076D57">
        <w:rPr>
          <w:rFonts w:cstheme="minorHAnsi"/>
        </w:rPr>
        <w:t>. Forecasters are ordinarily</w:t>
      </w:r>
      <w:r w:rsidRPr="006571CD">
        <w:rPr>
          <w:rFonts w:cstheme="minorHAnsi"/>
        </w:rPr>
        <w:t xml:space="preserve"> under considerable time pressure</w:t>
      </w:r>
      <w:r w:rsidR="00076D57">
        <w:rPr>
          <w:rFonts w:cstheme="minorHAnsi"/>
        </w:rPr>
        <w:t>s and</w:t>
      </w:r>
      <w:r w:rsidRPr="006571CD">
        <w:rPr>
          <w:rFonts w:cstheme="minorHAnsi"/>
        </w:rPr>
        <w:t xml:space="preserve"> need efficient information dissemination </w:t>
      </w:r>
      <w:r w:rsidRPr="006571CD">
        <w:rPr>
          <w:rFonts w:cstheme="minorHAnsi"/>
        </w:rPr>
        <w:fldChar w:fldCharType="begin" w:fldLock="1"/>
      </w:r>
      <w:r w:rsidRPr="006571CD">
        <w:rPr>
          <w:rFonts w:cstheme="minorHAnsi"/>
        </w:rPr>
        <w:instrText>ADDIN CSL_CITATION {"citationItems":[{"id":"ITEM-1","itemData":{"DOI":"10.1175/2008WAF2222142.1","author":[{"dropping-particle":"","family":"Novak","given":"David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Forecasting","id":"ITEM-1","issue":"6","issued":{"date-parts":[["2008"]]},"page":"1069-1084","title":"Operational forecaster uncertainty needs and future roles","type":"article-journal","volume":"23"},"uris":["http://www.mendeley.com/documents/?uuid=d7a09696-bbc1-347e-b442-b80fecb56d15"]},{"id":"ITEM-2","itemData":{"DOI":"10.1175/waf-d-19-0108.1","author":[{"dropping-particle":"","family":"Demuth","given":"Julie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Forecasting","id":"ITEM-2","issued":{"date-parts":[["2020"]]},"title":"Recommendations for developing useful and usable convection-allowing model ensemble information for NWS forecasters","type":"article-journal"},"uris":["http://www.mendeley.com/documents/?uuid=dc3d01e1-13c8-3332-9064-63fd7849fb22"]},{"id":"ITEM-3","itemData":{"DOI":"10.31978/014-18-009-x.04","author":[{"dropping-particle":"","family":"Bullón","given":"Juan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meteorológica","id":"ITEM-3","issued":{"date-parts":[["2018"]]},"page":"29-46","publisher":"Agencia Estatal de Meteorología","publisher-place":"Madrid","title":"La predicción operativa y el papel del predictor","type":"chapter"},"uris":["http://www.mendeley.com/documents/?uuid=76776e86-a56a-35f4-9c99-eb2ffe95e80d"]}],"mendeley":{"formattedCitation":"(Novak &lt;i&gt;et al.&lt;/i&gt;, 2008; Bullón &amp; Viana, 2018; Demuth &lt;i&gt;et al.&lt;/i&gt;, 2020)","plainTextFormattedCitation":"(Novak et al., 2008; Bullón &amp; Viana, 2018; Demuth et al., 2020)","previouslyFormattedCitation":"(Novak &lt;i&gt;et al.&lt;/i&gt;, 2008; Bullón &amp; Viana, 2018; Demuth &lt;i&gt;et al.&lt;/i&gt;, 2020)"},"properties":{"noteIndex":0},"schema":"https://github.com/citation-style-language/schema/raw/master/csl-citation.json"}</w:instrText>
      </w:r>
      <w:r w:rsidRPr="006571CD">
        <w:rPr>
          <w:rFonts w:cstheme="minorHAnsi"/>
        </w:rPr>
        <w:fldChar w:fldCharType="separate"/>
      </w:r>
      <w:r w:rsidRPr="006571CD">
        <w:rPr>
          <w:rFonts w:cstheme="minorHAnsi"/>
          <w:noProof/>
        </w:rPr>
        <w:t xml:space="preserve">(Novak </w:t>
      </w:r>
      <w:r w:rsidRPr="006571CD">
        <w:rPr>
          <w:rFonts w:cstheme="minorHAnsi"/>
          <w:i/>
          <w:noProof/>
        </w:rPr>
        <w:t>et al.</w:t>
      </w:r>
      <w:r w:rsidRPr="006571CD">
        <w:rPr>
          <w:rFonts w:cstheme="minorHAnsi"/>
          <w:noProof/>
        </w:rPr>
        <w:t xml:space="preserve">, 2008; Bullón &amp; Viana, 2018; Demuth </w:t>
      </w:r>
      <w:r w:rsidRPr="006571CD">
        <w:rPr>
          <w:rFonts w:cstheme="minorHAnsi"/>
          <w:i/>
          <w:noProof/>
        </w:rPr>
        <w:t>et al.</w:t>
      </w:r>
      <w:r w:rsidRPr="006571CD">
        <w:rPr>
          <w:rFonts w:cstheme="minorHAnsi"/>
          <w:noProof/>
        </w:rPr>
        <w:t>, 2020)</w:t>
      </w:r>
      <w:r w:rsidRPr="006571CD">
        <w:rPr>
          <w:rFonts w:cstheme="minorHAnsi"/>
        </w:rPr>
        <w:fldChar w:fldCharType="end"/>
      </w:r>
      <w:r w:rsidR="007341A4">
        <w:rPr>
          <w:rFonts w:cstheme="minorHAnsi"/>
        </w:rPr>
        <w:t xml:space="preserve"> and g</w:t>
      </w:r>
      <w:r w:rsidR="00076D57">
        <w:rPr>
          <w:rFonts w:cstheme="minorHAnsi"/>
        </w:rPr>
        <w:t>iven that</w:t>
      </w:r>
      <w:r w:rsidRPr="006571CD">
        <w:rPr>
          <w:rFonts w:cstheme="minorHAnsi"/>
        </w:rPr>
        <w:t xml:space="preserve"> more direct </w:t>
      </w:r>
      <w:r w:rsidR="00076D57">
        <w:rPr>
          <w:rFonts w:cstheme="minorHAnsi"/>
        </w:rPr>
        <w:t xml:space="preserve">verbal </w:t>
      </w:r>
      <w:r w:rsidRPr="006571CD">
        <w:rPr>
          <w:rFonts w:cstheme="minorHAnsi"/>
        </w:rPr>
        <w:t>interaction (as use</w:t>
      </w:r>
      <w:r w:rsidR="00076D57">
        <w:rPr>
          <w:rFonts w:cstheme="minorHAnsi"/>
        </w:rPr>
        <w:t xml:space="preserve">d </w:t>
      </w:r>
      <w:r w:rsidRPr="006571CD">
        <w:rPr>
          <w:rFonts w:cstheme="minorHAnsi"/>
        </w:rPr>
        <w:t xml:space="preserve">in this study) cannot be implemented widely, video-formats </w:t>
      </w:r>
      <w:r w:rsidR="00076D57">
        <w:rPr>
          <w:rFonts w:cstheme="minorHAnsi"/>
        </w:rPr>
        <w:t>probably</w:t>
      </w:r>
      <w:r w:rsidR="00076D57" w:rsidRPr="006571CD">
        <w:rPr>
          <w:rFonts w:cstheme="minorHAnsi"/>
        </w:rPr>
        <w:t xml:space="preserve"> </w:t>
      </w:r>
      <w:r w:rsidR="00076D57">
        <w:rPr>
          <w:rFonts w:cstheme="minorHAnsi"/>
        </w:rPr>
        <w:t>offer</w:t>
      </w:r>
      <w:r w:rsidR="00076D57" w:rsidRPr="006571CD">
        <w:rPr>
          <w:rFonts w:cstheme="minorHAnsi"/>
        </w:rPr>
        <w:t xml:space="preserve"> </w:t>
      </w:r>
      <w:r w:rsidRPr="006571CD">
        <w:rPr>
          <w:rFonts w:cstheme="minorHAnsi"/>
        </w:rPr>
        <w:t xml:space="preserve">the best solution. Q&amp;A forums can also be an extremely helpful, scalable resource </w:t>
      </w:r>
      <w:r w:rsidR="00076D57">
        <w:rPr>
          <w:rFonts w:cstheme="minorHAnsi"/>
        </w:rPr>
        <w:t>for</w:t>
      </w:r>
      <w:r w:rsidRPr="006571CD">
        <w:rPr>
          <w:rFonts w:cstheme="minorHAnsi"/>
        </w:rPr>
        <w:t xml:space="preserve"> more direct contact with users, especially those with less </w:t>
      </w:r>
      <w:r w:rsidR="00076D57">
        <w:rPr>
          <w:rFonts w:cstheme="minorHAnsi"/>
        </w:rPr>
        <w:t xml:space="preserve">relevant probabilistic </w:t>
      </w:r>
      <w:r w:rsidRPr="006571CD">
        <w:rPr>
          <w:rFonts w:cstheme="minorHAnsi"/>
        </w:rPr>
        <w:t xml:space="preserve">experience who </w:t>
      </w:r>
      <w:r w:rsidR="00076D57">
        <w:rPr>
          <w:rFonts w:cstheme="minorHAnsi"/>
        </w:rPr>
        <w:t>likely</w:t>
      </w:r>
      <w:r w:rsidR="00076D57" w:rsidRPr="006571CD">
        <w:rPr>
          <w:rFonts w:cstheme="minorHAnsi"/>
        </w:rPr>
        <w:t xml:space="preserve"> </w:t>
      </w:r>
      <w:r w:rsidRPr="006571CD">
        <w:rPr>
          <w:rFonts w:cstheme="minorHAnsi"/>
        </w:rPr>
        <w:t xml:space="preserve">require </w:t>
      </w:r>
      <w:r w:rsidR="00076D57">
        <w:rPr>
          <w:rFonts w:cstheme="minorHAnsi"/>
        </w:rPr>
        <w:t>closer</w:t>
      </w:r>
      <w:r w:rsidRPr="006571CD">
        <w:rPr>
          <w:rFonts w:cstheme="minorHAnsi"/>
        </w:rPr>
        <w:t xml:space="preserve"> interaction </w:t>
      </w:r>
      <w:r w:rsidR="00076D57">
        <w:rPr>
          <w:rFonts w:cstheme="minorHAnsi"/>
        </w:rPr>
        <w:t>to be convinced of the benefits of a new approach</w:t>
      </w:r>
      <w:r w:rsidRPr="006571CD">
        <w:rPr>
          <w:rFonts w:cstheme="minorHAnsi"/>
        </w:rPr>
        <w:t xml:space="preserve"> </w:t>
      </w:r>
      <w:r w:rsidRPr="006571CD">
        <w:rPr>
          <w:rFonts w:cstheme="minorHAnsi"/>
        </w:rPr>
        <w:fldChar w:fldCharType="begin" w:fldLock="1"/>
      </w:r>
      <w:r w:rsidRPr="006571CD">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Pr="006571CD">
        <w:rPr>
          <w:rFonts w:cstheme="minorHAnsi"/>
        </w:rPr>
        <w:fldChar w:fldCharType="separate"/>
      </w:r>
      <w:r w:rsidRPr="006571CD">
        <w:rPr>
          <w:rFonts w:cstheme="minorHAnsi"/>
          <w:noProof/>
        </w:rPr>
        <w:t>(Bullón &amp; Viana, 2018)</w:t>
      </w:r>
      <w:r w:rsidRPr="006571CD">
        <w:rPr>
          <w:rFonts w:cstheme="minorHAnsi"/>
        </w:rPr>
        <w:fldChar w:fldCharType="end"/>
      </w:r>
      <w:r w:rsidRPr="006571CD">
        <w:rPr>
          <w:rFonts w:cstheme="minorHAnsi"/>
        </w:rPr>
        <w:t>.</w:t>
      </w:r>
    </w:p>
    <w:p w14:paraId="5B0FD673" w14:textId="5AD3E167" w:rsidR="00914150" w:rsidRDefault="00914150" w:rsidP="00A27A43">
      <w:pPr>
        <w:rPr>
          <w:rFonts w:cstheme="minorHAnsi"/>
        </w:rPr>
      </w:pPr>
      <w:r>
        <w:rPr>
          <w:rFonts w:cstheme="minorHAnsi"/>
        </w:rPr>
        <w:t>Although not so directly critical for forecaster interpretation, in revised user guidelines we will also briefly discuss how ecPoint forecasts can be correctly and usefully verified (pursuant to Section 5.4). We are also investigating provision of real-time CDF-style products (Table 9, row C) t</w:t>
      </w:r>
      <w:r w:rsidR="00E22720">
        <w:rPr>
          <w:rFonts w:cstheme="minorHAnsi"/>
        </w:rPr>
        <w:t>o exploit their comprehensive information content for sites.</w:t>
      </w:r>
    </w:p>
    <w:p w14:paraId="230EA84E" w14:textId="58C58A31" w:rsidR="00A27A43" w:rsidRPr="006571CD" w:rsidRDefault="00DC75C8" w:rsidP="00A240A8">
      <w:pPr>
        <w:rPr>
          <w:rFonts w:cstheme="minorHAnsi"/>
        </w:rPr>
      </w:pPr>
      <w:r>
        <w:rPr>
          <w:rFonts w:cstheme="minorHAnsi"/>
        </w:rPr>
        <w:t>In summary</w:t>
      </w:r>
      <w:r w:rsidR="00F661C6">
        <w:rPr>
          <w:rFonts w:cstheme="minorHAnsi"/>
        </w:rPr>
        <w:t>,</w:t>
      </w:r>
      <w:r>
        <w:rPr>
          <w:rFonts w:cstheme="minorHAnsi"/>
        </w:rPr>
        <w:t xml:space="preserve"> this study has been pivotal in highlighting how fundamental it is to properly educate </w:t>
      </w:r>
      <w:r w:rsidR="00911C5E">
        <w:rPr>
          <w:rFonts w:cstheme="minorHAnsi"/>
        </w:rPr>
        <w:t>each and every</w:t>
      </w:r>
      <w:r w:rsidR="005A379B">
        <w:rPr>
          <w:rFonts w:cstheme="minorHAnsi"/>
        </w:rPr>
        <w:t xml:space="preserve"> class of </w:t>
      </w:r>
      <w:r>
        <w:rPr>
          <w:rFonts w:cstheme="minorHAnsi"/>
        </w:rPr>
        <w:t>user when introducing new concepts and products into operational forecasting.</w:t>
      </w:r>
      <w:r w:rsidR="00F661C6">
        <w:rPr>
          <w:rFonts w:cstheme="minorHAnsi"/>
        </w:rPr>
        <w:t xml:space="preserve"> There is a danger of misusing or misinterpreting the forecasts which potentially has adverse impacts downstream of the users of the forecasts, e.g., inappropriate warning issues or warnings missed.</w:t>
      </w:r>
      <w:r>
        <w:rPr>
          <w:rFonts w:cstheme="minorHAnsi"/>
        </w:rPr>
        <w:t xml:space="preserve"> For ecPoint</w:t>
      </w:r>
      <w:r w:rsidR="005A379B">
        <w:rPr>
          <w:rFonts w:cstheme="minorHAnsi"/>
        </w:rPr>
        <w:t>-</w:t>
      </w:r>
      <w:r w:rsidR="009E38CB">
        <w:rPr>
          <w:rFonts w:cstheme="minorHAnsi"/>
        </w:rPr>
        <w:t>R</w:t>
      </w:r>
      <w:r w:rsidR="005A379B">
        <w:rPr>
          <w:rFonts w:cstheme="minorHAnsi"/>
        </w:rPr>
        <w:t>ainfall</w:t>
      </w:r>
      <w:r>
        <w:rPr>
          <w:rFonts w:cstheme="minorHAnsi"/>
        </w:rPr>
        <w:t xml:space="preserve"> </w:t>
      </w:r>
      <w:r w:rsidR="005A379B">
        <w:rPr>
          <w:rFonts w:cstheme="minorHAnsi"/>
        </w:rPr>
        <w:t xml:space="preserve">output, the potential pitfalls of incomplete training were in some respects similar for user groups with more or less experience of probabilistic forecasting, but in other respects were different. For experienced users the danger of inappropriately applying previous knowledge may be paramount, whilst for inexperienced users the main difficulty is potentially the leap in understanding required. </w:t>
      </w:r>
      <w:r w:rsidR="00076D57">
        <w:rPr>
          <w:rFonts w:cstheme="minorHAnsi"/>
        </w:rPr>
        <w:t xml:space="preserve">We conclude this </w:t>
      </w:r>
      <w:r w:rsidR="005A379B">
        <w:rPr>
          <w:rFonts w:cstheme="minorHAnsi"/>
        </w:rPr>
        <w:t>study</w:t>
      </w:r>
      <w:r w:rsidR="00076D57">
        <w:rPr>
          <w:rFonts w:cstheme="minorHAnsi"/>
        </w:rPr>
        <w:t xml:space="preserve"> with insightful feedback from our two user groups, that highlights how training guideline upgrades are </w:t>
      </w:r>
      <w:r w:rsidR="007341A4">
        <w:rPr>
          <w:rFonts w:cstheme="minorHAnsi"/>
        </w:rPr>
        <w:t>vital</w:t>
      </w:r>
      <w:r w:rsidR="00076D57">
        <w:rPr>
          <w:rFonts w:cstheme="minorHAnsi"/>
        </w:rPr>
        <w:t xml:space="preserve"> for the widespread uptake of ecPoint forecasts</w:t>
      </w:r>
      <w:r w:rsidR="008574DE">
        <w:rPr>
          <w:rFonts w:cstheme="minorHAnsi"/>
        </w:rPr>
        <w:t>:</w:t>
      </w:r>
    </w:p>
    <w:p w14:paraId="045B7807" w14:textId="77777777" w:rsidR="00A27A43" w:rsidRPr="00483F86" w:rsidRDefault="00A27A43">
      <w:pPr>
        <w:pStyle w:val="Citazione"/>
      </w:pPr>
      <w:r w:rsidRPr="00483F86">
        <w:t>“If all these changes are applied to the way the new ecPoint-Rainfall forecasts are presented to us, forecasters, the new product would be extremely useful to forecast extreme localized rainfall events.” (IMN)</w:t>
      </w:r>
    </w:p>
    <w:p w14:paraId="44186728" w14:textId="73DEBB04" w:rsidR="00A27A43" w:rsidRDefault="00A27A43">
      <w:pPr>
        <w:pStyle w:val="Citazione"/>
        <w:rPr>
          <w:ins w:id="43" w:author="Timothy Hewson" w:date="2021-07-31T17:14:00Z"/>
        </w:rPr>
      </w:pPr>
      <w:r w:rsidRPr="00483F86">
        <w:t>“ecPoint-Rainfall could be a consequential tool for the early detection of such localized extreme rainfall events, but guidelines need to be clearer about what the product exactly means.” (OMSZ)</w:t>
      </w:r>
    </w:p>
    <w:p w14:paraId="284FB941" w14:textId="461ED8DD" w:rsidR="007630AF" w:rsidRPr="00AC007D" w:rsidRDefault="003C4B45" w:rsidP="00AC007D">
      <w:pPr>
        <w:rPr>
          <w:color w:val="FF0000"/>
        </w:rPr>
      </w:pPr>
      <w:r w:rsidRPr="00094EC8">
        <w:t xml:space="preserve">As </w:t>
      </w:r>
      <w:r w:rsidR="00B95889" w:rsidRPr="00094EC8">
        <w:t>short-term</w:t>
      </w:r>
      <w:r w:rsidRPr="00094EC8">
        <w:t xml:space="preserve"> </w:t>
      </w:r>
      <w:r w:rsidR="00B95889" w:rsidRPr="00094EC8">
        <w:t>follow-ups from this study,</w:t>
      </w:r>
      <w:r w:rsidR="008574DE" w:rsidRPr="00094EC8">
        <w:t xml:space="preserve"> the ECMWF </w:t>
      </w:r>
      <w:r w:rsidRPr="00094EC8">
        <w:t>F</w:t>
      </w:r>
      <w:r w:rsidR="008574DE" w:rsidRPr="00094EC8">
        <w:t xml:space="preserve">orecast </w:t>
      </w:r>
      <w:r w:rsidRPr="00094EC8">
        <w:t>U</w:t>
      </w:r>
      <w:r w:rsidR="008574DE" w:rsidRPr="00094EC8">
        <w:t xml:space="preserve">ser </w:t>
      </w:r>
      <w:r w:rsidRPr="00094EC8">
        <w:t>G</w:t>
      </w:r>
      <w:r w:rsidR="008574DE" w:rsidRPr="00094EC8">
        <w:t>uide (Owens and Hewson, 2018)</w:t>
      </w:r>
      <w:r w:rsidRPr="00094EC8">
        <w:t xml:space="preserve"> and the face-to-face forecaster training offered by ECMWF will be updated in accordance with th</w:t>
      </w:r>
      <w:r w:rsidR="00B95889" w:rsidRPr="00094EC8">
        <w:t>e</w:t>
      </w:r>
      <w:r w:rsidRPr="00094EC8">
        <w:t xml:space="preserve"> findings</w:t>
      </w:r>
      <w:r w:rsidR="00B95889" w:rsidRPr="00094EC8">
        <w:t xml:space="preserve"> of this study</w:t>
      </w:r>
      <w:r w:rsidRPr="00094EC8">
        <w:t xml:space="preserve"> whilst also setting up </w:t>
      </w:r>
      <w:r w:rsidR="00B95889" w:rsidRPr="00094EC8">
        <w:t>a channel in the ECMWF Forecast User Forum</w:t>
      </w:r>
      <w:r w:rsidRPr="00094EC8">
        <w:t xml:space="preserve"> for </w:t>
      </w:r>
      <w:r w:rsidR="00B95889" w:rsidRPr="00094EC8">
        <w:t xml:space="preserve">more direct </w:t>
      </w:r>
      <w:r w:rsidRPr="00094EC8">
        <w:t>information exchange</w:t>
      </w:r>
      <w:r w:rsidR="00B95889" w:rsidRPr="00094EC8">
        <w:t xml:space="preserve"> with users. As a long-term follow-up, it would be beneficial to assess the extent of any positive benefits in the training material changes</w:t>
      </w:r>
      <w:r w:rsidR="00911C5E" w:rsidRPr="00094EC8">
        <w:t>.</w:t>
      </w:r>
    </w:p>
    <w:p w14:paraId="4C67902C" w14:textId="02E5DECF" w:rsidR="007630AF" w:rsidRDefault="007630AF" w:rsidP="007630AF">
      <w:pPr>
        <w:pStyle w:val="Titolo1"/>
        <w:numPr>
          <w:ilvl w:val="0"/>
          <w:numId w:val="0"/>
        </w:numPr>
        <w:rPr>
          <w:rFonts w:cstheme="minorHAnsi"/>
        </w:rPr>
      </w:pPr>
      <w:r>
        <w:rPr>
          <w:rFonts w:cstheme="minorHAnsi"/>
        </w:rPr>
        <w:t>Acknowledgements</w:t>
      </w:r>
    </w:p>
    <w:p w14:paraId="516AFAB4" w14:textId="4BFDF63B" w:rsidR="00E71BF2" w:rsidRDefault="007630AF" w:rsidP="00E71BF2">
      <w:r>
        <w:t xml:space="preserve">The authors would like to thank </w:t>
      </w:r>
      <w:r w:rsidR="00E71BF2">
        <w:t>David Richardson</w:t>
      </w:r>
      <w:r>
        <w:t xml:space="preserve"> for </w:t>
      </w:r>
      <w:r w:rsidR="00E71BF2">
        <w:t>their</w:t>
      </w:r>
      <w:r w:rsidR="0059155F">
        <w:t xml:space="preserve"> time providing constructive </w:t>
      </w:r>
      <w:r w:rsidR="00E71BF2">
        <w:t xml:space="preserve">comments and </w:t>
      </w:r>
      <w:r w:rsidR="0059155F">
        <w:t>feedback</w:t>
      </w:r>
      <w:r w:rsidR="00E71BF2">
        <w:t xml:space="preserve"> that have led to a much</w:t>
      </w:r>
      <w:r w:rsidR="00476198">
        <w:t xml:space="preserve"> more</w:t>
      </w:r>
      <w:r w:rsidR="00E71BF2">
        <w:t xml:space="preserve"> improved article.</w:t>
      </w:r>
      <w:r w:rsidR="00476198" w:rsidRPr="00476198">
        <w:rPr>
          <w:rFonts w:ascii="Georgia" w:hAnsi="Georgia"/>
          <w:color w:val="2E2E2E"/>
          <w:sz w:val="27"/>
          <w:szCs w:val="27"/>
          <w:bdr w:val="none" w:sz="0" w:space="0" w:color="auto" w:frame="1"/>
          <w:shd w:val="clear" w:color="auto" w:fill="FFFFFF"/>
        </w:rPr>
        <w:t xml:space="preserve"> </w:t>
      </w:r>
      <w:r w:rsidR="00476198" w:rsidRPr="00476198">
        <w:t>The research leading to these results has received funding from the Copernicus program of the European Commission (</w:t>
      </w:r>
      <w:hyperlink r:id="rId22" w:tgtFrame="_blank" w:history="1">
        <w:r w:rsidR="00476198" w:rsidRPr="00476198">
          <w:rPr>
            <w:rStyle w:val="Collegamentoipertestuale"/>
          </w:rPr>
          <w:t>https://www.copernicus.eu</w:t>
        </w:r>
      </w:hyperlink>
      <w:r w:rsidR="00476198" w:rsidRPr="00476198">
        <w:t>).</w:t>
      </w:r>
      <w:r w:rsidR="00E71BF2">
        <w:t xml:space="preserve"> </w:t>
      </w:r>
      <w:r w:rsidR="00E71BF2" w:rsidRPr="00E71BF2">
        <w:t>The authors declare</w:t>
      </w:r>
      <w:r w:rsidR="00476198">
        <w:t xml:space="preserve"> also</w:t>
      </w:r>
      <w:r w:rsidR="00E71BF2" w:rsidRPr="00E71BF2">
        <w:t xml:space="preserve"> that they have no conflict of interest.</w:t>
      </w:r>
    </w:p>
    <w:p w14:paraId="612501B6" w14:textId="69E7FD29" w:rsidR="00E71BF2" w:rsidRDefault="00E71BF2" w:rsidP="00E71BF2">
      <w:pPr>
        <w:pStyle w:val="Titolo1"/>
        <w:numPr>
          <w:ilvl w:val="0"/>
          <w:numId w:val="0"/>
        </w:numPr>
        <w:rPr>
          <w:rFonts w:cstheme="minorHAnsi"/>
        </w:rPr>
      </w:pPr>
      <w:proofErr w:type="spellStart"/>
      <w:r>
        <w:rPr>
          <w:rFonts w:cstheme="minorHAnsi"/>
        </w:rPr>
        <w:t>Orcid</w:t>
      </w:r>
      <w:proofErr w:type="spellEnd"/>
    </w:p>
    <w:p w14:paraId="6965FDFF" w14:textId="738B9DF2" w:rsidR="003B2BF6" w:rsidRDefault="00E71BF2" w:rsidP="00E71BF2">
      <w:pPr>
        <w:rPr>
          <w:rStyle w:val="orcid-id-https"/>
          <w:rFonts w:ascii="Noto Sans" w:hAnsi="Noto Sans" w:cs="Noto Sans"/>
          <w:color w:val="494A4C"/>
          <w:sz w:val="18"/>
          <w:szCs w:val="18"/>
          <w:shd w:val="clear" w:color="auto" w:fill="FFFFFF"/>
        </w:rPr>
      </w:pPr>
      <w:r w:rsidRPr="00E71BF2">
        <w:rPr>
          <w:b/>
          <w:bCs/>
          <w:i/>
          <w:iCs/>
        </w:rPr>
        <w:t xml:space="preserve">Fatima M. Pillosu </w:t>
      </w:r>
      <w:hyperlink r:id="rId23" w:history="1">
        <w:r w:rsidRPr="00BA72FE">
          <w:rPr>
            <w:rStyle w:val="Collegamentoipertestuale"/>
            <w:rFonts w:ascii="Noto Sans" w:hAnsi="Noto Sans" w:cs="Noto Sans"/>
            <w:sz w:val="18"/>
            <w:szCs w:val="18"/>
            <w:shd w:val="clear" w:color="auto" w:fill="FFFFFF"/>
          </w:rPr>
          <w:t>https://orcid.org/0000-0001-8127-0990</w:t>
        </w:r>
      </w:hyperlink>
    </w:p>
    <w:p w14:paraId="4E374B8B" w14:textId="7140A3C1" w:rsidR="003B2BF6" w:rsidRDefault="003B2BF6" w:rsidP="00E9051E">
      <w:r>
        <w:rPr>
          <w:b/>
          <w:bCs/>
          <w:i/>
          <w:iCs/>
        </w:rPr>
        <w:t>Tim Hewson</w:t>
      </w:r>
      <w:r w:rsidR="00E9051E">
        <w:rPr>
          <w:b/>
          <w:bCs/>
          <w:i/>
          <w:iCs/>
        </w:rPr>
        <w:t xml:space="preserve"> </w:t>
      </w:r>
      <w:hyperlink r:id="rId24" w:history="1">
        <w:r w:rsidR="00E9051E" w:rsidRPr="00BA72FE">
          <w:rPr>
            <w:rStyle w:val="Collegamentoipertestuale"/>
          </w:rPr>
          <w:t>https://orcid.org/0000-0002-3266-8828</w:t>
        </w:r>
      </w:hyperlink>
    </w:p>
    <w:p w14:paraId="1891E18C" w14:textId="0C69DC41" w:rsidR="003B2BF6" w:rsidRDefault="00E9051E" w:rsidP="00E9051E">
      <w:r>
        <w:rPr>
          <w:b/>
          <w:bCs/>
          <w:i/>
          <w:iCs/>
        </w:rPr>
        <w:t xml:space="preserve">Christel Prudhomme </w:t>
      </w:r>
      <w:hyperlink r:id="rId25" w:history="1">
        <w:r w:rsidRPr="00BA72FE">
          <w:rPr>
            <w:rStyle w:val="Collegamentoipertestuale"/>
          </w:rPr>
          <w:t>https://orcid.org/0000-0003-1722-2497</w:t>
        </w:r>
      </w:hyperlink>
    </w:p>
    <w:p w14:paraId="4723D7F3" w14:textId="7B66DF14" w:rsidR="00E9051E" w:rsidRDefault="00E9051E" w:rsidP="00E9051E">
      <w:r>
        <w:rPr>
          <w:b/>
          <w:bCs/>
          <w:i/>
          <w:iCs/>
        </w:rPr>
        <w:t xml:space="preserve">Elisabeth Stephens </w:t>
      </w:r>
      <w:hyperlink r:id="rId26" w:history="1">
        <w:r w:rsidRPr="00BA72FE">
          <w:rPr>
            <w:rStyle w:val="Collegamentoipertestuale"/>
          </w:rPr>
          <w:t>https://orcid.org/0000-0002-5439-7563</w:t>
        </w:r>
      </w:hyperlink>
    </w:p>
    <w:p w14:paraId="485295B0" w14:textId="65BF1318" w:rsidR="003B2BF6" w:rsidRPr="001F6D02" w:rsidRDefault="00E9051E" w:rsidP="001F6D02">
      <w:r>
        <w:rPr>
          <w:b/>
          <w:bCs/>
          <w:i/>
          <w:iCs/>
        </w:rPr>
        <w:t xml:space="preserve">Hannah L. Cloke </w:t>
      </w:r>
      <w:hyperlink r:id="rId27" w:history="1">
        <w:r w:rsidR="001F6D02" w:rsidRPr="00BA72FE">
          <w:rPr>
            <w:rStyle w:val="Collegamentoipertestuale"/>
          </w:rPr>
          <w:t>https://orcid.org/0000-0002-1472-868X</w:t>
        </w:r>
      </w:hyperlink>
    </w:p>
    <w:p w14:paraId="127C5149" w14:textId="2D38C676" w:rsidR="00A86595" w:rsidRPr="009C7A5B" w:rsidRDefault="00A86595" w:rsidP="008E1B50">
      <w:pPr>
        <w:pStyle w:val="Titolo1"/>
        <w:numPr>
          <w:ilvl w:val="0"/>
          <w:numId w:val="0"/>
        </w:numPr>
        <w:rPr>
          <w:rFonts w:cstheme="minorHAnsi"/>
        </w:rPr>
      </w:pPr>
      <w:bookmarkStart w:id="44" w:name="_Toc72741671"/>
      <w:r w:rsidRPr="009C7A5B">
        <w:rPr>
          <w:rFonts w:cstheme="minorHAnsi"/>
        </w:rPr>
        <w:t>Refe</w:t>
      </w:r>
      <w:r w:rsidR="00E71BF2">
        <w:rPr>
          <w:rFonts w:cstheme="minorHAnsi"/>
        </w:rPr>
        <w:t>r</w:t>
      </w:r>
      <w:r w:rsidRPr="009C7A5B">
        <w:rPr>
          <w:rFonts w:cstheme="minorHAnsi"/>
        </w:rPr>
        <w:t>ences</w:t>
      </w:r>
      <w:bookmarkEnd w:id="44"/>
    </w:p>
    <w:p w14:paraId="34DF05F7" w14:textId="50EEBD6C" w:rsidR="009C3681" w:rsidRPr="009C3681" w:rsidRDefault="00A86595" w:rsidP="009C3681">
      <w:pPr>
        <w:widowControl w:val="0"/>
        <w:autoSpaceDE w:val="0"/>
        <w:autoSpaceDN w:val="0"/>
        <w:adjustRightInd w:val="0"/>
        <w:spacing w:before="0"/>
        <w:ind w:left="480" w:hanging="480"/>
        <w:rPr>
          <w:rFonts w:ascii="Calibri" w:hAnsi="Calibri" w:cs="Calibri"/>
          <w:noProof/>
          <w:szCs w:val="24"/>
        </w:rPr>
      </w:pPr>
      <w:r w:rsidRPr="009C7A5B">
        <w:rPr>
          <w:rFonts w:cstheme="minorHAnsi"/>
          <w:szCs w:val="20"/>
        </w:rPr>
        <w:fldChar w:fldCharType="begin" w:fldLock="1"/>
      </w:r>
      <w:r w:rsidRPr="009C7A5B">
        <w:rPr>
          <w:rFonts w:cstheme="minorHAnsi"/>
          <w:szCs w:val="20"/>
        </w:rPr>
        <w:instrText xml:space="preserve">ADDIN Mendeley Bibliography CSL_BIBLIOGRAPHY </w:instrText>
      </w:r>
      <w:r w:rsidRPr="009C7A5B">
        <w:rPr>
          <w:rFonts w:cstheme="minorHAnsi"/>
          <w:szCs w:val="20"/>
        </w:rPr>
        <w:fldChar w:fldCharType="separate"/>
      </w:r>
      <w:r w:rsidR="009C3681" w:rsidRPr="009C3681">
        <w:rPr>
          <w:rFonts w:ascii="Calibri" w:hAnsi="Calibri" w:cs="Calibri"/>
          <w:noProof/>
          <w:szCs w:val="24"/>
        </w:rPr>
        <w:t xml:space="preserve">Buizza R. 2018. Ensemble Forecasting and the Need for Calibration. In: </w:t>
      </w:r>
      <w:r w:rsidR="009C3681" w:rsidRPr="009C3681">
        <w:rPr>
          <w:rFonts w:ascii="Calibri" w:hAnsi="Calibri" w:cs="Calibri"/>
          <w:i/>
          <w:iCs/>
          <w:noProof/>
          <w:szCs w:val="24"/>
        </w:rPr>
        <w:t>Statistical Postprocessing of Ensemble Forecasts</w:t>
      </w:r>
      <w:r w:rsidR="009C3681" w:rsidRPr="009C3681">
        <w:rPr>
          <w:rFonts w:ascii="Calibri" w:hAnsi="Calibri" w:cs="Calibri"/>
          <w:noProof/>
          <w:szCs w:val="24"/>
        </w:rPr>
        <w:t>. Elsevier, 15–48.</w:t>
      </w:r>
    </w:p>
    <w:p w14:paraId="6AF4A427" w14:textId="77777777"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9C3681">
        <w:rPr>
          <w:rFonts w:ascii="Calibri" w:hAnsi="Calibri" w:cs="Calibri"/>
          <w:noProof/>
          <w:szCs w:val="24"/>
        </w:rPr>
        <w:t xml:space="preserve">Buizza R. 2019. Introduction to the special issue on “25 years of ensemble forecasting.” </w:t>
      </w:r>
      <w:r w:rsidRPr="00CD6510">
        <w:rPr>
          <w:rFonts w:ascii="Calibri" w:hAnsi="Calibri" w:cs="Calibri"/>
          <w:i/>
          <w:iCs/>
          <w:noProof/>
          <w:szCs w:val="24"/>
          <w:lang w:val="es-ES"/>
        </w:rPr>
        <w:t>Q. J. R. Meteorol. Soc.</w:t>
      </w:r>
      <w:r w:rsidRPr="00CD6510">
        <w:rPr>
          <w:rFonts w:ascii="Calibri" w:hAnsi="Calibri" w:cs="Calibri"/>
          <w:noProof/>
          <w:szCs w:val="24"/>
          <w:lang w:val="es-ES"/>
        </w:rPr>
        <w:t xml:space="preserve"> </w:t>
      </w:r>
      <w:r w:rsidRPr="00CD6510">
        <w:rPr>
          <w:rFonts w:ascii="Calibri" w:hAnsi="Calibri" w:cs="Calibri"/>
          <w:b/>
          <w:bCs/>
          <w:noProof/>
          <w:szCs w:val="24"/>
          <w:lang w:val="es-ES"/>
        </w:rPr>
        <w:t>145</w:t>
      </w:r>
      <w:r w:rsidRPr="00CD6510">
        <w:rPr>
          <w:rFonts w:ascii="Calibri" w:hAnsi="Calibri" w:cs="Calibri"/>
          <w:noProof/>
          <w:szCs w:val="24"/>
          <w:lang w:val="es-ES"/>
        </w:rPr>
        <w:t>:1–11.</w:t>
      </w:r>
    </w:p>
    <w:p w14:paraId="464A5AB0" w14:textId="369C7D5C"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CD6510">
        <w:rPr>
          <w:rFonts w:ascii="Calibri" w:hAnsi="Calibri" w:cs="Calibri"/>
          <w:noProof/>
          <w:szCs w:val="24"/>
          <w:lang w:val="es-ES"/>
        </w:rPr>
        <w:t xml:space="preserve">Bullón JC., Viana S. 2018. La predicción operativa y el papel del predictor. In: </w:t>
      </w:r>
      <w:r w:rsidRPr="00CD6510">
        <w:rPr>
          <w:rFonts w:ascii="Calibri" w:hAnsi="Calibri" w:cs="Calibri"/>
          <w:i/>
          <w:iCs/>
          <w:noProof/>
          <w:szCs w:val="24"/>
          <w:lang w:val="es-ES"/>
        </w:rPr>
        <w:t>Física del caos en la predicción meteorológica</w:t>
      </w:r>
      <w:r w:rsidRPr="00CD6510">
        <w:rPr>
          <w:rFonts w:ascii="Calibri" w:hAnsi="Calibri" w:cs="Calibri"/>
          <w:noProof/>
          <w:szCs w:val="24"/>
          <w:lang w:val="es-ES"/>
        </w:rPr>
        <w:t>. Madrid: Agencia Estatal de Meteorología, 29–46.</w:t>
      </w:r>
    </w:p>
    <w:p w14:paraId="2D85E8C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Ś., Cloke H., Pappenberg F. 2010. Challenges in communicating and using ensembles in operational flood forecasting.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:209–222.</w:t>
      </w:r>
    </w:p>
    <w:p w14:paraId="0540082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Demeritt D., Nobert S., Cloke HL., Pappenberger F. 2013. The European Flood Alert System and the communication, perception, and use of ensemble predictions for operational flood risk management. </w:t>
      </w:r>
      <w:r w:rsidRPr="009C3681">
        <w:rPr>
          <w:rFonts w:ascii="Calibri" w:hAnsi="Calibri" w:cs="Calibri"/>
          <w:i/>
          <w:iCs/>
          <w:noProof/>
          <w:szCs w:val="24"/>
        </w:rPr>
        <w:t>Hydrol. Process.</w:t>
      </w:r>
      <w:r w:rsidRPr="009C3681">
        <w:rPr>
          <w:rFonts w:ascii="Calibri" w:hAnsi="Calibri" w:cs="Calibri"/>
          <w:noProof/>
          <w:szCs w:val="24"/>
        </w:rPr>
        <w:t xml:space="preserve"> </w:t>
      </w:r>
      <w:r w:rsidRPr="009C3681">
        <w:rPr>
          <w:rFonts w:ascii="Calibri" w:hAnsi="Calibri" w:cs="Calibri"/>
          <w:b/>
          <w:bCs/>
          <w:noProof/>
          <w:szCs w:val="24"/>
        </w:rPr>
        <w:t>27</w:t>
      </w:r>
      <w:r w:rsidRPr="009C3681">
        <w:rPr>
          <w:rFonts w:ascii="Calibri" w:hAnsi="Calibri" w:cs="Calibri"/>
          <w:noProof/>
          <w:szCs w:val="24"/>
        </w:rPr>
        <w:t>:147–157.</w:t>
      </w:r>
    </w:p>
    <w:p w14:paraId="04850B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Demuth JL., Morss RE., Jankov I., Alcott TI., Alexander CR., Nietfeld D., Jensen TL., Novak DR., Benjamin SG. 2020. Recommendations for developing useful and usable convection-allowing model ensemble information for NWS forecasters. </w:t>
      </w:r>
      <w:r w:rsidRPr="009C3681">
        <w:rPr>
          <w:rFonts w:ascii="Calibri" w:hAnsi="Calibri" w:cs="Calibri"/>
          <w:i/>
          <w:iCs/>
          <w:noProof/>
          <w:szCs w:val="24"/>
        </w:rPr>
        <w:t>Weather Forecast.</w:t>
      </w:r>
    </w:p>
    <w:p w14:paraId="7F16C65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2004. Weather forecasting by humans - Heuristics and decision making.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:01115–01126.</w:t>
      </w:r>
    </w:p>
    <w:p w14:paraId="27C536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Brooks HE., Maddox RA. 1996. Flash flood forecasting: An ingredients-based methodology.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:560–581.</w:t>
      </w:r>
    </w:p>
    <w:p w14:paraId="53C4EC0D"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Emerton R., Cloke H., Ficchi A., Hawker L., de Wit S., Speight L., Prudhomme C., Rundell P., West R., Neal J., Cuna J., Harrigan S., Titley H., Magnusson L., Pappenberger F., Klingaman N., Stephens E. 2020. Emergency flood bulletins for Cyclones Idai and Kenneth: A critical evaluation of the use of global flood forecasts for international humanitarian preparedness and response.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50</w:t>
      </w:r>
      <w:r w:rsidRPr="009C3681">
        <w:rPr>
          <w:rFonts w:ascii="Calibri" w:hAnsi="Calibri" w:cs="Calibri"/>
          <w:noProof/>
          <w:szCs w:val="24"/>
        </w:rPr>
        <w:t>:101811.</w:t>
      </w:r>
    </w:p>
    <w:p w14:paraId="44A0985F"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de-DE"/>
        </w:rPr>
      </w:pPr>
      <w:r w:rsidRPr="009C3681">
        <w:rPr>
          <w:rFonts w:ascii="Calibri" w:hAnsi="Calibri" w:cs="Calibri"/>
          <w:noProof/>
          <w:szCs w:val="24"/>
        </w:rPr>
        <w:t xml:space="preserve">Evans C., Van dyke DF., Lericos T. 2014. How do forecasters utilize output from a convection-permitting ensemble forecast system? Case study of a high-impact precipitation event. </w:t>
      </w:r>
      <w:r w:rsidRPr="009C3681">
        <w:rPr>
          <w:rFonts w:ascii="Calibri" w:hAnsi="Calibri" w:cs="Calibri"/>
          <w:i/>
          <w:iCs/>
          <w:noProof/>
          <w:szCs w:val="24"/>
        </w:rPr>
        <w:t>Weather Forecast.</w:t>
      </w:r>
      <w:r w:rsidRPr="009C3681">
        <w:rPr>
          <w:rFonts w:ascii="Calibri" w:hAnsi="Calibri" w:cs="Calibri"/>
          <w:noProof/>
          <w:szCs w:val="24"/>
        </w:rPr>
        <w:t xml:space="preserve"> </w:t>
      </w:r>
      <w:r w:rsidRPr="00E9401E">
        <w:rPr>
          <w:rFonts w:ascii="Calibri" w:hAnsi="Calibri" w:cs="Calibri"/>
          <w:b/>
          <w:bCs/>
          <w:noProof/>
          <w:szCs w:val="24"/>
          <w:lang w:val="de-DE"/>
        </w:rPr>
        <w:t>29</w:t>
      </w:r>
      <w:r w:rsidRPr="00E9401E">
        <w:rPr>
          <w:rFonts w:ascii="Calibri" w:hAnsi="Calibri" w:cs="Calibri"/>
          <w:noProof/>
          <w:szCs w:val="24"/>
          <w:lang w:val="de-DE"/>
        </w:rPr>
        <w:t>:466–486.</w:t>
      </w:r>
    </w:p>
    <w:p w14:paraId="600252B2"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de-DE"/>
        </w:rPr>
        <w:t xml:space="preserve">Fundel VJ., Fleischhut N., Herzog SM., Göber M., Hagedorn R. 2019. </w:t>
      </w:r>
      <w:r w:rsidRPr="009C3681">
        <w:rPr>
          <w:rFonts w:ascii="Calibri" w:hAnsi="Calibri" w:cs="Calibri"/>
          <w:noProof/>
          <w:szCs w:val="24"/>
        </w:rPr>
        <w:t xml:space="preserve">Promoting the use of probabilistic weather forecasts through a dialogue between scientists, developers and end-users. </w:t>
      </w:r>
      <w:r w:rsidRPr="009C3681">
        <w:rPr>
          <w:rFonts w:ascii="Calibri" w:hAnsi="Calibri" w:cs="Calibri"/>
          <w:i/>
          <w:iCs/>
          <w:noProof/>
          <w:szCs w:val="24"/>
        </w:rPr>
        <w:t>Q. J. R. Meteorol. Soc.</w:t>
      </w:r>
      <w:r w:rsidRPr="009C3681">
        <w:rPr>
          <w:rFonts w:ascii="Calibri" w:hAnsi="Calibri" w:cs="Calibri"/>
          <w:noProof/>
          <w:szCs w:val="24"/>
        </w:rPr>
        <w:t xml:space="preserve"> </w:t>
      </w:r>
      <w:r w:rsidRPr="009C3681">
        <w:rPr>
          <w:rFonts w:ascii="Calibri" w:hAnsi="Calibri" w:cs="Calibri"/>
          <w:b/>
          <w:bCs/>
          <w:noProof/>
          <w:szCs w:val="24"/>
        </w:rPr>
        <w:t>145</w:t>
      </w:r>
      <w:r w:rsidRPr="009C3681">
        <w:rPr>
          <w:rFonts w:ascii="Calibri" w:hAnsi="Calibri" w:cs="Calibri"/>
          <w:noProof/>
          <w:szCs w:val="24"/>
        </w:rPr>
        <w:t>:210–231.</w:t>
      </w:r>
    </w:p>
    <w:p w14:paraId="542B5CD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Gneiting T., Katzfuss M. 2014. Probabilistic Forecasting. </w:t>
      </w:r>
      <w:r w:rsidRPr="009C3681">
        <w:rPr>
          <w:rFonts w:ascii="Calibri" w:hAnsi="Calibri" w:cs="Calibri"/>
          <w:i/>
          <w:iCs/>
          <w:noProof/>
          <w:szCs w:val="24"/>
        </w:rPr>
        <w:t>Annu. Rev. Stat. Its Appl.</w:t>
      </w:r>
      <w:r w:rsidRPr="009C3681">
        <w:rPr>
          <w:rFonts w:ascii="Calibri" w:hAnsi="Calibri" w:cs="Calibri"/>
          <w:noProof/>
          <w:szCs w:val="24"/>
        </w:rPr>
        <w:t xml:space="preserve"> </w:t>
      </w:r>
      <w:r w:rsidRPr="009C3681">
        <w:rPr>
          <w:rFonts w:ascii="Calibri" w:hAnsi="Calibri" w:cs="Calibri"/>
          <w:b/>
          <w:bCs/>
          <w:noProof/>
          <w:szCs w:val="24"/>
        </w:rPr>
        <w:t>1</w:t>
      </w:r>
      <w:r w:rsidRPr="009C3681">
        <w:rPr>
          <w:rFonts w:ascii="Calibri" w:hAnsi="Calibri" w:cs="Calibri"/>
          <w:noProof/>
          <w:szCs w:val="24"/>
        </w:rPr>
        <w:t>:125–151.</w:t>
      </w:r>
    </w:p>
    <w:p w14:paraId="1E96813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Göber M., Zsótér E., Richardson DS. 2008. Could a perfect model ever satisfy a naïve forecaster? On grid box mean versus point verification.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15</w:t>
      </w:r>
      <w:r w:rsidRPr="009C3681">
        <w:rPr>
          <w:rFonts w:ascii="Calibri" w:hAnsi="Calibri" w:cs="Calibri"/>
          <w:noProof/>
          <w:szCs w:val="24"/>
        </w:rPr>
        <w:t>:359–365.</w:t>
      </w:r>
    </w:p>
    <w:p w14:paraId="0EE73F1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9C3681">
        <w:rPr>
          <w:rFonts w:ascii="Calibri" w:hAnsi="Calibri" w:cs="Calibri"/>
          <w:i/>
          <w:iCs/>
          <w:noProof/>
          <w:szCs w:val="24"/>
        </w:rPr>
        <w:t>J. Hydrometeorol.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:1383–1406.</w:t>
      </w:r>
    </w:p>
    <w:p w14:paraId="586D479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Haiden T., Duffy S. 2016. Use of high-density observations in precipitation verification. </w:t>
      </w:r>
      <w:r w:rsidRPr="009C3681">
        <w:rPr>
          <w:rFonts w:ascii="Calibri" w:hAnsi="Calibri" w:cs="Calibri"/>
          <w:i/>
          <w:iCs/>
          <w:noProof/>
          <w:szCs w:val="24"/>
        </w:rPr>
        <w:t>ECMWF Newsl.</w:t>
      </w:r>
      <w:r w:rsidRPr="009C3681">
        <w:rPr>
          <w:rFonts w:ascii="Calibri" w:hAnsi="Calibri" w:cs="Calibri"/>
          <w:noProof/>
          <w:szCs w:val="24"/>
        </w:rPr>
        <w:t>:20–25.</w:t>
      </w:r>
    </w:p>
    <w:p w14:paraId="735FBE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Harding J. 2018. </w:t>
      </w:r>
      <w:r w:rsidRPr="009C3681">
        <w:rPr>
          <w:rFonts w:ascii="Calibri" w:hAnsi="Calibri" w:cs="Calibri"/>
          <w:i/>
          <w:iCs/>
          <w:noProof/>
          <w:szCs w:val="24"/>
        </w:rPr>
        <w:t>Qualitative data analysis: From start to finish</w:t>
      </w:r>
      <w:r w:rsidRPr="009C3681">
        <w:rPr>
          <w:rFonts w:ascii="Calibri" w:hAnsi="Calibri" w:cs="Calibri"/>
          <w:noProof/>
          <w:szCs w:val="24"/>
        </w:rPr>
        <w:t>. Sage Publications.</w:t>
      </w:r>
    </w:p>
    <w:p w14:paraId="3B2B57F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 2020. </w:t>
      </w:r>
      <w:r w:rsidRPr="009C3681">
        <w:rPr>
          <w:rFonts w:ascii="Calibri" w:hAnsi="Calibri" w:cs="Calibri"/>
          <w:i/>
          <w:iCs/>
          <w:noProof/>
          <w:szCs w:val="24"/>
        </w:rPr>
        <w:t>Use and Verification of ECMWF products in Member and Co-operating States (2019)</w:t>
      </w:r>
      <w:r w:rsidRPr="009C3681">
        <w:rPr>
          <w:rFonts w:ascii="Calibri" w:hAnsi="Calibri" w:cs="Calibri"/>
          <w:noProof/>
          <w:szCs w:val="24"/>
        </w:rPr>
        <w:t>.</w:t>
      </w:r>
    </w:p>
    <w:p w14:paraId="08DB8E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TD., Pillosu FM. 2021. A new low-cost technique improves weather forecasts across the world. </w:t>
      </w:r>
      <w:r w:rsidRPr="009C3681">
        <w:rPr>
          <w:rFonts w:ascii="Calibri" w:hAnsi="Calibri" w:cs="Calibri"/>
          <w:i/>
          <w:iCs/>
          <w:noProof/>
          <w:szCs w:val="24"/>
        </w:rPr>
        <w:t>Commun. Earth Environ.</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:132.</w:t>
      </w:r>
    </w:p>
    <w:p w14:paraId="69F2EB2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Hoegh-Guldberg O., Jacob D., Taylor M., Guillén Bolaños T., Bindi M., Brown S., Camilloni IA., Diedhiou A., Djalante R., Ebi K., Engelbrecht F., Guiot J., Hijioka Y., Mehrotra S., Hope CW., Payne AJ., Pörtner HO., Seneviratne SI., Thomas A., Warren R., Zhou G. 2019. The human imperative of stabilizing global climate change at 1.5°C.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365</w:t>
      </w:r>
      <w:r w:rsidRPr="009C3681">
        <w:rPr>
          <w:rFonts w:ascii="Calibri" w:hAnsi="Calibri" w:cs="Calibri"/>
          <w:noProof/>
          <w:szCs w:val="24"/>
        </w:rPr>
        <w:t>.</w:t>
      </w:r>
    </w:p>
    <w:p w14:paraId="2734C416"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Joslyn S., LeClerc J. 2013. Decisions With Uncertainty: The Glass Half Full. </w:t>
      </w:r>
      <w:r w:rsidRPr="009C3681">
        <w:rPr>
          <w:rFonts w:ascii="Calibri" w:hAnsi="Calibri" w:cs="Calibri"/>
          <w:i/>
          <w:iCs/>
          <w:noProof/>
          <w:szCs w:val="24"/>
        </w:rPr>
        <w:t>Curr. Dir. Psychol. Sci.</w:t>
      </w:r>
      <w:r w:rsidRPr="009C3681">
        <w:rPr>
          <w:rFonts w:ascii="Calibri" w:hAnsi="Calibri" w:cs="Calibri"/>
          <w:noProof/>
          <w:szCs w:val="24"/>
        </w:rPr>
        <w:t xml:space="preserve"> </w:t>
      </w:r>
      <w:r w:rsidRPr="009C3681">
        <w:rPr>
          <w:rFonts w:ascii="Calibri" w:hAnsi="Calibri" w:cs="Calibri"/>
          <w:b/>
          <w:bCs/>
          <w:noProof/>
          <w:szCs w:val="24"/>
        </w:rPr>
        <w:t>22</w:t>
      </w:r>
      <w:r w:rsidRPr="009C3681">
        <w:rPr>
          <w:rFonts w:ascii="Calibri" w:hAnsi="Calibri" w:cs="Calibri"/>
          <w:noProof/>
          <w:szCs w:val="24"/>
        </w:rPr>
        <w:t>:308–315.</w:t>
      </w:r>
    </w:p>
    <w:p w14:paraId="2E53565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Kahneman D., Tversky A. 1973. On the psychology of prediction. </w:t>
      </w:r>
      <w:r w:rsidRPr="009C3681">
        <w:rPr>
          <w:rFonts w:ascii="Calibri" w:hAnsi="Calibri" w:cs="Calibri"/>
          <w:i/>
          <w:iCs/>
          <w:noProof/>
          <w:szCs w:val="24"/>
        </w:rPr>
        <w:t>Psychol. Rev.</w:t>
      </w:r>
      <w:r w:rsidRPr="009C3681">
        <w:rPr>
          <w:rFonts w:ascii="Calibri" w:hAnsi="Calibri" w:cs="Calibri"/>
          <w:noProof/>
          <w:szCs w:val="24"/>
        </w:rPr>
        <w:t xml:space="preserve"> </w:t>
      </w:r>
      <w:r w:rsidRPr="009C3681">
        <w:rPr>
          <w:rFonts w:ascii="Calibri" w:hAnsi="Calibri" w:cs="Calibri"/>
          <w:b/>
          <w:bCs/>
          <w:noProof/>
          <w:szCs w:val="24"/>
        </w:rPr>
        <w:t>80</w:t>
      </w:r>
      <w:r w:rsidRPr="009C3681">
        <w:rPr>
          <w:rFonts w:ascii="Calibri" w:hAnsi="Calibri" w:cs="Calibri"/>
          <w:noProof/>
          <w:szCs w:val="24"/>
        </w:rPr>
        <w:t>:237–251.</w:t>
      </w:r>
    </w:p>
    <w:p w14:paraId="4E22F82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Lavers DA., Harrigan S., Prudhomme C. 2021. Precipitation Biases in the ECMWF Integrated Forecasting System. </w:t>
      </w:r>
      <w:r w:rsidRPr="009C3681">
        <w:rPr>
          <w:rFonts w:ascii="Calibri" w:hAnsi="Calibri" w:cs="Calibri"/>
          <w:i/>
          <w:iCs/>
          <w:noProof/>
          <w:szCs w:val="24"/>
        </w:rPr>
        <w:t>J. Hydrometeorol.</w:t>
      </w:r>
    </w:p>
    <w:p w14:paraId="2E95E54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LeClerc J., Joslyn S. 2015. The cry wolf effect and weather-related decision making. </w:t>
      </w:r>
      <w:r w:rsidRPr="009C3681">
        <w:rPr>
          <w:rFonts w:ascii="Calibri" w:hAnsi="Calibri" w:cs="Calibri"/>
          <w:i/>
          <w:iCs/>
          <w:noProof/>
          <w:szCs w:val="24"/>
        </w:rPr>
        <w:t>Risk Anal.</w:t>
      </w:r>
      <w:r w:rsidRPr="009C3681">
        <w:rPr>
          <w:rFonts w:ascii="Calibri" w:hAnsi="Calibri" w:cs="Calibri"/>
          <w:noProof/>
          <w:szCs w:val="24"/>
        </w:rPr>
        <w:t xml:space="preserve"> </w:t>
      </w:r>
      <w:r w:rsidRPr="009C3681">
        <w:rPr>
          <w:rFonts w:ascii="Calibri" w:hAnsi="Calibri" w:cs="Calibri"/>
          <w:b/>
          <w:bCs/>
          <w:noProof/>
          <w:szCs w:val="24"/>
        </w:rPr>
        <w:t>35</w:t>
      </w:r>
      <w:r w:rsidRPr="009C3681">
        <w:rPr>
          <w:rFonts w:ascii="Calibri" w:hAnsi="Calibri" w:cs="Calibri"/>
          <w:noProof/>
          <w:szCs w:val="24"/>
        </w:rPr>
        <w:t>:385–395.</w:t>
      </w:r>
    </w:p>
    <w:p w14:paraId="4788AB3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Legg TP., Mylne KR. 2004. Early warnings of severe weather from ensemble forecast information.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:891–906.</w:t>
      </w:r>
    </w:p>
    <w:p w14:paraId="611DCE3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Losee JE., Joslyn S. 2018. The need to trust: How features of the forecasted weather influence forecast trust.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30</w:t>
      </w:r>
      <w:r w:rsidRPr="009C3681">
        <w:rPr>
          <w:rFonts w:ascii="Calibri" w:hAnsi="Calibri" w:cs="Calibri"/>
          <w:noProof/>
          <w:szCs w:val="24"/>
        </w:rPr>
        <w:t>:95–104.</w:t>
      </w:r>
    </w:p>
    <w:p w14:paraId="4F7E429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Demuth JL., Lazo JK. 2008. Communicating Uncertainty in Weather Forecasts: A Survey of the U.S. Public.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:974–991.</w:t>
      </w:r>
    </w:p>
    <w:p w14:paraId="39CD96CA"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Mulder KJ., Lazo JK., Demuth JL. 2016. How do people perceive, understand, and anticipate responding to flash flood risks and warnings? Results from a public survey in Boulder, Colorado, USA. </w:t>
      </w:r>
      <w:r w:rsidRPr="009C3681">
        <w:rPr>
          <w:rFonts w:ascii="Calibri" w:hAnsi="Calibri" w:cs="Calibri"/>
          <w:i/>
          <w:iCs/>
          <w:noProof/>
          <w:szCs w:val="24"/>
        </w:rPr>
        <w:t>J. Hydrol.</w:t>
      </w:r>
      <w:r w:rsidRPr="009C3681">
        <w:rPr>
          <w:rFonts w:ascii="Calibri" w:hAnsi="Calibri" w:cs="Calibri"/>
          <w:noProof/>
          <w:szCs w:val="24"/>
        </w:rPr>
        <w:t xml:space="preserve"> </w:t>
      </w:r>
      <w:r w:rsidRPr="009C3681">
        <w:rPr>
          <w:rFonts w:ascii="Calibri" w:hAnsi="Calibri" w:cs="Calibri"/>
          <w:b/>
          <w:bCs/>
          <w:noProof/>
          <w:szCs w:val="24"/>
        </w:rPr>
        <w:t>541</w:t>
      </w:r>
      <w:r w:rsidRPr="009C3681">
        <w:rPr>
          <w:rFonts w:ascii="Calibri" w:hAnsi="Calibri" w:cs="Calibri"/>
          <w:noProof/>
          <w:szCs w:val="24"/>
        </w:rPr>
        <w:t>:649–664.</w:t>
      </w:r>
    </w:p>
    <w:p w14:paraId="1F1E87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1993. What is a good forecast? An essay on the nature of goodness in weather forecasting.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8</w:t>
      </w:r>
      <w:r w:rsidRPr="009C3681">
        <w:rPr>
          <w:rFonts w:ascii="Calibri" w:hAnsi="Calibri" w:cs="Calibri"/>
          <w:noProof/>
          <w:szCs w:val="24"/>
        </w:rPr>
        <w:t>:281–293.</w:t>
      </w:r>
    </w:p>
    <w:p w14:paraId="7140CAE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Winkler RL. 1977. Can weather forecasters formulate reliable probability forecasts of precipitation and temperatures? </w:t>
      </w:r>
      <w:r w:rsidRPr="009C3681">
        <w:rPr>
          <w:rFonts w:ascii="Calibri" w:hAnsi="Calibri" w:cs="Calibri"/>
          <w:i/>
          <w:iCs/>
          <w:noProof/>
          <w:szCs w:val="24"/>
        </w:rPr>
        <w:t>Natl. Weather Dig.</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:2–9.</w:t>
      </w:r>
    </w:p>
    <w:p w14:paraId="5DB41F5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Nielsen ER., Schumacher RS. 2016. Using convection-allowing ensembles to understand the predictability of an extreme rainfall event.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144</w:t>
      </w:r>
      <w:r w:rsidRPr="009C3681">
        <w:rPr>
          <w:rFonts w:ascii="Calibri" w:hAnsi="Calibri" w:cs="Calibri"/>
          <w:noProof/>
          <w:szCs w:val="24"/>
        </w:rPr>
        <w:t>:3651–3676.</w:t>
      </w:r>
    </w:p>
    <w:p w14:paraId="6222FAF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Novak DR., Bright DR., Brennan MJ. 2008. Operational forecaster uncertainty needs and future roles.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:1069–1084.</w:t>
      </w:r>
    </w:p>
    <w:p w14:paraId="7303801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Owens RG., Hewson T. 2018. </w:t>
      </w:r>
      <w:r w:rsidRPr="009C3681">
        <w:rPr>
          <w:rFonts w:ascii="Calibri" w:hAnsi="Calibri" w:cs="Calibri"/>
          <w:i/>
          <w:iCs/>
          <w:noProof/>
          <w:szCs w:val="24"/>
        </w:rPr>
        <w:t>ECMWF Forecast User Guide</w:t>
      </w:r>
      <w:r w:rsidRPr="009C3681">
        <w:rPr>
          <w:rFonts w:ascii="Calibri" w:hAnsi="Calibri" w:cs="Calibri"/>
          <w:noProof/>
          <w:szCs w:val="24"/>
        </w:rPr>
        <w:t>.</w:t>
      </w:r>
    </w:p>
    <w:p w14:paraId="6855FDCB"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it-IT"/>
        </w:rPr>
      </w:pPr>
      <w:r w:rsidRPr="009C3681">
        <w:rPr>
          <w:rFonts w:ascii="Calibri" w:hAnsi="Calibri" w:cs="Calibri"/>
          <w:noProof/>
          <w:szCs w:val="24"/>
        </w:rPr>
        <w:t xml:space="preserve">Pillosu F., Hewson T. 2017. New point-rainfall forecasts for flash flood prediction. </w:t>
      </w:r>
      <w:r w:rsidRPr="00E9401E">
        <w:rPr>
          <w:rFonts w:ascii="Calibri" w:hAnsi="Calibri" w:cs="Calibri"/>
          <w:i/>
          <w:iCs/>
          <w:noProof/>
          <w:szCs w:val="24"/>
          <w:lang w:val="it-IT"/>
        </w:rPr>
        <w:t>ECMWF Newsl.</w:t>
      </w:r>
      <w:r w:rsidRPr="00E9401E">
        <w:rPr>
          <w:rFonts w:ascii="Calibri" w:hAnsi="Calibri" w:cs="Calibri"/>
          <w:noProof/>
          <w:szCs w:val="24"/>
          <w:lang w:val="it-IT"/>
        </w:rPr>
        <w:t xml:space="preserve"> </w:t>
      </w:r>
      <w:r w:rsidRPr="00E9401E">
        <w:rPr>
          <w:rFonts w:ascii="Calibri" w:hAnsi="Calibri" w:cs="Calibri"/>
          <w:b/>
          <w:bCs/>
          <w:noProof/>
          <w:szCs w:val="24"/>
          <w:lang w:val="it-IT"/>
        </w:rPr>
        <w:t>153</w:t>
      </w:r>
      <w:r w:rsidRPr="00E9401E">
        <w:rPr>
          <w:rFonts w:ascii="Calibri" w:hAnsi="Calibri" w:cs="Calibri"/>
          <w:noProof/>
          <w:szCs w:val="24"/>
          <w:lang w:val="it-IT"/>
        </w:rPr>
        <w:t>.</w:t>
      </w:r>
    </w:p>
    <w:p w14:paraId="45F6564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it-IT"/>
        </w:rPr>
        <w:t xml:space="preserve">Pillosu F., Modigliani U., Magnusson L., Calvelo MB., Sterponi L., Ramos MH., Valderrama P. 2017. </w:t>
      </w:r>
      <w:r w:rsidRPr="009C3681">
        <w:rPr>
          <w:rFonts w:ascii="Calibri" w:hAnsi="Calibri" w:cs="Calibri"/>
          <w:noProof/>
          <w:szCs w:val="24"/>
        </w:rPr>
        <w:t xml:space="preserve">ECMWF supports flood disaster response in Peru. </w:t>
      </w:r>
      <w:r w:rsidRPr="009C3681">
        <w:rPr>
          <w:rFonts w:ascii="Calibri" w:hAnsi="Calibri" w:cs="Calibri"/>
          <w:i/>
          <w:iCs/>
          <w:noProof/>
          <w:szCs w:val="24"/>
        </w:rPr>
        <w:t>ECMWF Newsl.</w:t>
      </w:r>
      <w:r w:rsidRPr="009C3681">
        <w:rPr>
          <w:rFonts w:ascii="Calibri" w:hAnsi="Calibri" w:cs="Calibri"/>
          <w:noProof/>
          <w:szCs w:val="24"/>
        </w:rPr>
        <w:t xml:space="preserve"> </w:t>
      </w:r>
      <w:r w:rsidRPr="009C3681">
        <w:rPr>
          <w:rFonts w:ascii="Calibri" w:hAnsi="Calibri" w:cs="Calibri"/>
          <w:b/>
          <w:bCs/>
          <w:noProof/>
          <w:szCs w:val="24"/>
        </w:rPr>
        <w:t>152</w:t>
      </w:r>
      <w:r w:rsidRPr="009C3681">
        <w:rPr>
          <w:rFonts w:ascii="Calibri" w:hAnsi="Calibri" w:cs="Calibri"/>
          <w:noProof/>
          <w:szCs w:val="24"/>
        </w:rPr>
        <w:t>.</w:t>
      </w:r>
    </w:p>
    <w:p w14:paraId="16597DA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 2008. Assessing the spatial and temporal variation in the skill of precipitation forecasts from an NWP model. In: </w:t>
      </w:r>
      <w:r w:rsidRPr="009C3681">
        <w:rPr>
          <w:rFonts w:ascii="Calibri" w:hAnsi="Calibri" w:cs="Calibri"/>
          <w:i/>
          <w:iCs/>
          <w:noProof/>
          <w:szCs w:val="24"/>
        </w:rPr>
        <w:t>Meteorological Applications</w:t>
      </w:r>
      <w:r w:rsidRPr="009C3681">
        <w:rPr>
          <w:rFonts w:ascii="Calibri" w:hAnsi="Calibri" w:cs="Calibri"/>
          <w:noProof/>
          <w:szCs w:val="24"/>
        </w:rPr>
        <w:t>. 163–169.</w:t>
      </w:r>
    </w:p>
    <w:p w14:paraId="023518B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NM., Lean HW. 2008. Scale-Selective Verification of Rainfall Accumulations from High-Resolution Forecasts of Convective Events.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136</w:t>
      </w:r>
      <w:r w:rsidRPr="009C3681">
        <w:rPr>
          <w:rFonts w:ascii="Calibri" w:hAnsi="Calibri" w:cs="Calibri"/>
          <w:noProof/>
          <w:szCs w:val="24"/>
        </w:rPr>
        <w:t>:78–97.</w:t>
      </w:r>
    </w:p>
    <w:p w14:paraId="4A015FF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Sills DML. 2009. On the MSC forecasters forums and the future role of the human forecaster.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90</w:t>
      </w:r>
      <w:r w:rsidRPr="009C3681">
        <w:rPr>
          <w:rFonts w:ascii="Calibri" w:hAnsi="Calibri" w:cs="Calibri"/>
          <w:noProof/>
          <w:szCs w:val="24"/>
        </w:rPr>
        <w:t>:619–627.</w:t>
      </w:r>
    </w:p>
    <w:p w14:paraId="31CC92B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Stuart NA., Market PS., Telfeyan B., Lackmann GM., Carey K., Brooks HE., Nietfeld D., Motta BC., Reeves K. 2006. The future of humans in an increasingly automated forecast process.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87</w:t>
      </w:r>
      <w:r w:rsidRPr="009C3681">
        <w:rPr>
          <w:rFonts w:ascii="Calibri" w:hAnsi="Calibri" w:cs="Calibri"/>
          <w:noProof/>
          <w:szCs w:val="24"/>
        </w:rPr>
        <w:t>:1497–1502.</w:t>
      </w:r>
    </w:p>
    <w:p w14:paraId="1025D94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Tóth B., Ihász I. 2021. Validation of subgrid scale ensemble precipitation forecasts based on ECMWF’s ecPoint Rainfall project. </w:t>
      </w:r>
      <w:r w:rsidRPr="009C3681">
        <w:rPr>
          <w:rFonts w:ascii="Calibri" w:hAnsi="Calibri" w:cs="Calibri"/>
          <w:i/>
          <w:iCs/>
          <w:noProof/>
          <w:szCs w:val="24"/>
        </w:rPr>
        <w:t>IDŐJÁRÁS (pre-print)</w:t>
      </w:r>
      <w:r w:rsidRPr="009C3681">
        <w:rPr>
          <w:rFonts w:ascii="Calibri" w:hAnsi="Calibri" w:cs="Calibri"/>
          <w:noProof/>
          <w:szCs w:val="24"/>
        </w:rPr>
        <w:t>.</w:t>
      </w:r>
    </w:p>
    <w:p w14:paraId="170DBF0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Tversky A., Kahneman D. 1974. Judgment under uncertainty: Heuristics and biases.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185</w:t>
      </w:r>
      <w:r w:rsidRPr="009C3681">
        <w:rPr>
          <w:rFonts w:ascii="Calibri" w:hAnsi="Calibri" w:cs="Calibri"/>
          <w:noProof/>
          <w:szCs w:val="24"/>
        </w:rPr>
        <w:t>:1124–1131.</w:t>
      </w:r>
    </w:p>
    <w:p w14:paraId="0567476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UNDRR. 2020. </w:t>
      </w:r>
      <w:r w:rsidRPr="009C3681">
        <w:rPr>
          <w:rFonts w:ascii="Calibri" w:hAnsi="Calibri" w:cs="Calibri"/>
          <w:i/>
          <w:iCs/>
          <w:noProof/>
          <w:szCs w:val="24"/>
        </w:rPr>
        <w:t>The human cost of disasters: an overview of the last 20 years 2000-2019</w:t>
      </w:r>
      <w:r w:rsidRPr="009C3681">
        <w:rPr>
          <w:rFonts w:ascii="Calibri" w:hAnsi="Calibri" w:cs="Calibri"/>
          <w:noProof/>
          <w:szCs w:val="24"/>
        </w:rPr>
        <w:t>.</w:t>
      </w:r>
    </w:p>
    <w:p w14:paraId="662A8FD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102</w:t>
      </w:r>
      <w:r w:rsidRPr="009C3681">
        <w:rPr>
          <w:rFonts w:ascii="Calibri" w:hAnsi="Calibri" w:cs="Calibri"/>
          <w:noProof/>
          <w:szCs w:val="24"/>
        </w:rPr>
        <w:t>:E681–E699.</w:t>
      </w:r>
    </w:p>
    <w:p w14:paraId="09DDBE2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Ward PJ., Blauhut V., Bloemendaal N., Daniell EJ., De Ruiter CM., Duncan JM., Emberson R., Jenkins FS., Kirschbaum D., Kunz M., Mohr S., Muis S., Riddell AG., Schäfer A., Stanley T., Veldkamp IET., Hessel WC. 2020. Review article: Natural hazard risk assessments at the global scale. </w:t>
      </w:r>
      <w:r w:rsidRPr="009C3681">
        <w:rPr>
          <w:rFonts w:ascii="Calibri" w:hAnsi="Calibri" w:cs="Calibri"/>
          <w:i/>
          <w:iCs/>
          <w:noProof/>
          <w:szCs w:val="24"/>
        </w:rPr>
        <w:t>Nat. Hazards Earth Syst. Sci.</w:t>
      </w:r>
      <w:r w:rsidRPr="009C3681">
        <w:rPr>
          <w:rFonts w:ascii="Calibri" w:hAnsi="Calibri" w:cs="Calibri"/>
          <w:noProof/>
          <w:szCs w:val="24"/>
        </w:rPr>
        <w:t xml:space="preserve"> </w:t>
      </w:r>
      <w:r w:rsidRPr="009C3681">
        <w:rPr>
          <w:rFonts w:ascii="Calibri" w:hAnsi="Calibri" w:cs="Calibri"/>
          <w:b/>
          <w:bCs/>
          <w:noProof/>
          <w:szCs w:val="24"/>
        </w:rPr>
        <w:t>20</w:t>
      </w:r>
      <w:r w:rsidRPr="009C3681">
        <w:rPr>
          <w:rFonts w:ascii="Calibri" w:hAnsi="Calibri" w:cs="Calibri"/>
          <w:noProof/>
          <w:szCs w:val="24"/>
        </w:rPr>
        <w:t>:1069–1096.</w:t>
      </w:r>
    </w:p>
    <w:p w14:paraId="1AD549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Wilson KA., Heinselman PL., Skinner PS., Choate JJ., Klockow-McClain KE. 2019. Meteorologists’ interpretations of storm-scale ensemble-based forecast guidance. </w:t>
      </w:r>
      <w:r w:rsidRPr="009C3681">
        <w:rPr>
          <w:rFonts w:ascii="Calibri" w:hAnsi="Calibri" w:cs="Calibri"/>
          <w:i/>
          <w:iCs/>
          <w:noProof/>
          <w:szCs w:val="24"/>
        </w:rPr>
        <w:t>Weather. Clim. Soc.</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:337–354.</w:t>
      </w:r>
    </w:p>
    <w:p w14:paraId="03809A9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rPr>
      </w:pPr>
      <w:r w:rsidRPr="009C3681">
        <w:rPr>
          <w:rFonts w:ascii="Calibri" w:hAnsi="Calibri" w:cs="Calibri"/>
          <w:noProof/>
          <w:szCs w:val="24"/>
        </w:rPr>
        <w:t xml:space="preserve">Yussouf N., Jones TA., Skinner PS. 2020. Probabilistic high-impact rainfall forecasts from landfalling tropical cyclones using Warn-on-Forecast system. </w:t>
      </w:r>
      <w:r w:rsidRPr="009C3681">
        <w:rPr>
          <w:rFonts w:ascii="Calibri" w:hAnsi="Calibri" w:cs="Calibri"/>
          <w:i/>
          <w:iCs/>
          <w:noProof/>
          <w:szCs w:val="24"/>
        </w:rPr>
        <w:t>Q. J. R. Meteorol. Soc.</w:t>
      </w:r>
      <w:r w:rsidRPr="009C3681">
        <w:rPr>
          <w:rFonts w:ascii="Calibri" w:hAnsi="Calibri" w:cs="Calibri"/>
          <w:noProof/>
          <w:szCs w:val="24"/>
        </w:rPr>
        <w:t>:qj.3779.</w:t>
      </w:r>
    </w:p>
    <w:p w14:paraId="1B0E7ABF" w14:textId="569F2BAA" w:rsidR="00F2292F" w:rsidRPr="009C7A5B" w:rsidRDefault="00A86595" w:rsidP="00682D49">
      <w:pPr>
        <w:spacing w:before="0"/>
        <w:ind w:firstLine="0"/>
        <w:rPr>
          <w:rFonts w:cstheme="minorHAnsi"/>
        </w:rPr>
      </w:pPr>
      <w:r w:rsidRPr="009C7A5B">
        <w:rPr>
          <w:rFonts w:cstheme="minorHAnsi"/>
        </w:rPr>
        <w:fldChar w:fldCharType="end"/>
      </w:r>
      <w:bookmarkStart w:id="45" w:name="_Toc72741672"/>
    </w:p>
    <w:p w14:paraId="086C7A3F" w14:textId="03B4C86D" w:rsidR="00A86595" w:rsidRPr="009C7A5B" w:rsidRDefault="00A86595" w:rsidP="007503F0">
      <w:pPr>
        <w:pStyle w:val="Titolo1"/>
        <w:numPr>
          <w:ilvl w:val="0"/>
          <w:numId w:val="0"/>
        </w:numPr>
        <w:rPr>
          <w:rFonts w:cstheme="minorHAnsi"/>
        </w:rPr>
      </w:pPr>
      <w:r w:rsidRPr="009C7A5B">
        <w:rPr>
          <w:rFonts w:cstheme="minorHAnsi"/>
        </w:rPr>
        <w:t>Appendix A – Guide questions for the informal discussions during the “offline” phase</w:t>
      </w:r>
      <w:bookmarkEnd w:id="45"/>
    </w:p>
    <w:p w14:paraId="1DBEB341" w14:textId="760CCC08" w:rsidR="00A86595" w:rsidRPr="009C7A5B" w:rsidRDefault="00A86595" w:rsidP="008E1B50">
      <w:pPr>
        <w:ind w:firstLine="0"/>
        <w:rPr>
          <w:rFonts w:cstheme="minorHAnsi"/>
          <w:b/>
          <w:bCs/>
          <w:lang w:val="es-ES"/>
        </w:rPr>
      </w:pPr>
      <w:r w:rsidRPr="009C7A5B">
        <w:rPr>
          <w:rFonts w:cstheme="minorHAnsi"/>
          <w:b/>
          <w:bCs/>
          <w:lang w:val="es-ES"/>
        </w:rPr>
        <w:t>BACKGROUND QUESTIONS</w:t>
      </w:r>
      <w:r w:rsidR="0053243A" w:rsidRPr="009C7A5B">
        <w:rPr>
          <w:rFonts w:cstheme="minorHAnsi"/>
          <w:b/>
          <w:bCs/>
          <w:lang w:val="es-ES"/>
        </w:rPr>
        <w:t xml:space="preserve"> </w:t>
      </w:r>
      <w:r w:rsidR="0053243A" w:rsidRPr="009C7A5B">
        <w:rPr>
          <w:rFonts w:cstheme="minorHAnsi"/>
          <w:b/>
          <w:bCs/>
          <w:color w:val="0000FF"/>
          <w:lang w:val="es-ES"/>
        </w:rPr>
        <w:t>(P</w:t>
      </w:r>
      <w:r w:rsidRPr="009C7A5B">
        <w:rPr>
          <w:rFonts w:cstheme="minorHAnsi"/>
          <w:b/>
          <w:bCs/>
          <w:color w:val="0000FF"/>
          <w:lang w:val="es-ES"/>
        </w:rPr>
        <w:t>REGUNTAS DE CONTEXTO</w:t>
      </w:r>
      <w:r w:rsidR="0053243A" w:rsidRPr="009C7A5B">
        <w:rPr>
          <w:rFonts w:cstheme="minorHAnsi"/>
          <w:b/>
          <w:bCs/>
          <w:color w:val="0000FF"/>
          <w:lang w:val="es-ES"/>
        </w:rPr>
        <w:t>)</w:t>
      </w:r>
    </w:p>
    <w:p w14:paraId="37EF7DB6" w14:textId="77777777" w:rsidR="00A86595" w:rsidRPr="009C7A5B" w:rsidRDefault="00A86595" w:rsidP="00EC0B70">
      <w:pPr>
        <w:pStyle w:val="Paragrafoelenco"/>
        <w:numPr>
          <w:ilvl w:val="0"/>
          <w:numId w:val="4"/>
        </w:numPr>
        <w:rPr>
          <w:rFonts w:cstheme="minorHAnsi"/>
        </w:rPr>
      </w:pPr>
      <w:r w:rsidRPr="009C7A5B">
        <w:rPr>
          <w:rFonts w:cstheme="minorHAnsi"/>
        </w:rPr>
        <w:t>Has the Met-Service any experience with ensemble forecasts? If so, which ensemble forecasts are mainly used?</w:t>
      </w:r>
    </w:p>
    <w:p w14:paraId="79B6895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¿El servicio meteorológico tiene experiencia con pronósticos de conjunto? </w:t>
      </w:r>
      <w:r w:rsidRPr="009C7A5B">
        <w:rPr>
          <w:rFonts w:cstheme="minorHAnsi"/>
          <w:color w:val="0000FF"/>
        </w:rPr>
        <w:t xml:space="preserve">Si es </w:t>
      </w:r>
      <w:proofErr w:type="spellStart"/>
      <w:r w:rsidRPr="009C7A5B">
        <w:rPr>
          <w:rFonts w:cstheme="minorHAnsi"/>
          <w:color w:val="0000FF"/>
        </w:rPr>
        <w:t>así</w:t>
      </w:r>
      <w:proofErr w:type="spellEnd"/>
      <w:r w:rsidRPr="009C7A5B">
        <w:rPr>
          <w:rFonts w:cstheme="minorHAnsi"/>
          <w:color w:val="0000FF"/>
        </w:rPr>
        <w:t>, ¿</w:t>
      </w:r>
      <w:proofErr w:type="spellStart"/>
      <w:r w:rsidRPr="009C7A5B">
        <w:rPr>
          <w:rFonts w:cstheme="minorHAnsi"/>
          <w:color w:val="0000FF"/>
        </w:rPr>
        <w:t>qué</w:t>
      </w:r>
      <w:proofErr w:type="spellEnd"/>
      <w:r w:rsidRPr="009C7A5B">
        <w:rPr>
          <w:rFonts w:cstheme="minorHAnsi"/>
          <w:color w:val="0000FF"/>
        </w:rPr>
        <w:t xml:space="preserve"> pronósticos de conjunto </w:t>
      </w:r>
      <w:proofErr w:type="spellStart"/>
      <w:r w:rsidRPr="009C7A5B">
        <w:rPr>
          <w:rFonts w:cstheme="minorHAnsi"/>
          <w:color w:val="0000FF"/>
        </w:rPr>
        <w:t>utilizan</w:t>
      </w:r>
      <w:proofErr w:type="spellEnd"/>
      <w:r w:rsidRPr="009C7A5B">
        <w:rPr>
          <w:rFonts w:cstheme="minorHAnsi"/>
          <w:color w:val="0000FF"/>
        </w:rPr>
        <w:t xml:space="preserve"> </w:t>
      </w:r>
      <w:proofErr w:type="spellStart"/>
      <w:r w:rsidRPr="009C7A5B">
        <w:rPr>
          <w:rFonts w:cstheme="minorHAnsi"/>
          <w:color w:val="0000FF"/>
        </w:rPr>
        <w:t>principalmente</w:t>
      </w:r>
      <w:proofErr w:type="spellEnd"/>
      <w:r w:rsidRPr="009C7A5B">
        <w:rPr>
          <w:rFonts w:cstheme="minorHAnsi"/>
          <w:color w:val="0000FF"/>
        </w:rPr>
        <w:t>?</w:t>
      </w:r>
    </w:p>
    <w:p w14:paraId="6ABF5007" w14:textId="77777777" w:rsidR="00A86595" w:rsidRPr="009C7A5B" w:rsidRDefault="00A86595" w:rsidP="00EC0B70">
      <w:pPr>
        <w:pStyle w:val="Paragrafoelenco"/>
        <w:numPr>
          <w:ilvl w:val="0"/>
          <w:numId w:val="4"/>
        </w:numPr>
        <w:rPr>
          <w:rFonts w:cstheme="minorHAnsi"/>
        </w:rPr>
      </w:pPr>
      <w:r w:rsidRPr="009C7A5B">
        <w:rPr>
          <w:rFonts w:cstheme="minorHAnsi"/>
        </w:rPr>
        <w:t>If there is some access to ensemble forecasts in the Met-Service, how are they used? Are they used as the primary source to issue alerts and create products for end-users and inform them also about the uncertainty on the forecast? Or are they used as a background knowledge to complement the information provided by a deterministic model, and if so, why?</w:t>
      </w:r>
    </w:p>
    <w:p w14:paraId="486E07C4"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Si tiene acceso a pronósticos de conjunto, ¿cómo los usan? ¿Los usan como fuente primaria para emitir alertas y crear productos para usuarios finales e informarlos también sobre la incertidumbre en los pronósticos? ¿O los usan para complementar la información proporcionada por un modelo determinista? </w:t>
      </w:r>
      <w:r w:rsidRPr="009C7A5B">
        <w:rPr>
          <w:rFonts w:cstheme="minorHAnsi"/>
          <w:color w:val="0000FF"/>
        </w:rPr>
        <w:t xml:space="preserve">Si es </w:t>
      </w:r>
      <w:proofErr w:type="spellStart"/>
      <w:r w:rsidRPr="009C7A5B">
        <w:rPr>
          <w:rFonts w:cstheme="minorHAnsi"/>
          <w:color w:val="0000FF"/>
        </w:rPr>
        <w:t>así</w:t>
      </w:r>
      <w:proofErr w:type="spellEnd"/>
      <w:r w:rsidRPr="009C7A5B">
        <w:rPr>
          <w:rFonts w:cstheme="minorHAnsi"/>
          <w:color w:val="0000FF"/>
        </w:rPr>
        <w:t xml:space="preserve">, ¿por </w:t>
      </w:r>
      <w:proofErr w:type="spellStart"/>
      <w:r w:rsidRPr="009C7A5B">
        <w:rPr>
          <w:rFonts w:cstheme="minorHAnsi"/>
          <w:color w:val="0000FF"/>
        </w:rPr>
        <w:t>qué</w:t>
      </w:r>
      <w:proofErr w:type="spellEnd"/>
      <w:r w:rsidRPr="009C7A5B">
        <w:rPr>
          <w:rFonts w:cstheme="minorHAnsi"/>
          <w:color w:val="0000FF"/>
        </w:rPr>
        <w:t>?</w:t>
      </w:r>
    </w:p>
    <w:p w14:paraId="402CC145" w14:textId="34B963DA" w:rsidR="00A86595" w:rsidRPr="009C7A5B" w:rsidRDefault="00A86595" w:rsidP="00EC0B70">
      <w:pPr>
        <w:pStyle w:val="Paragrafoelenco"/>
        <w:numPr>
          <w:ilvl w:val="0"/>
          <w:numId w:val="4"/>
        </w:numPr>
        <w:rPr>
          <w:rFonts w:cstheme="minorHAnsi"/>
        </w:rPr>
      </w:pPr>
      <w:r w:rsidRPr="009C7A5B">
        <w:rPr>
          <w:rFonts w:cstheme="minorHAnsi"/>
        </w:rPr>
        <w:t>What is the general impression of ensemble forecasts and their use in operational environments? Is there any internal disagreement on the practical value of ensemble forecasts (</w:t>
      </w:r>
      <w:r w:rsidR="0031432A" w:rsidRPr="009C7A5B">
        <w:rPr>
          <w:rFonts w:cstheme="minorHAnsi"/>
        </w:rPr>
        <w:t>e.g.,</w:t>
      </w:r>
      <w:r w:rsidRPr="009C7A5B">
        <w:rPr>
          <w:rFonts w:cstheme="minorHAnsi"/>
        </w:rPr>
        <w:t xml:space="preserve"> due to issues in the communication of probabilistic forecast or their reception by end-users)? Is there any discomfort surrounding how to deal with probabilistic forecasts in an operational environment?</w:t>
      </w:r>
    </w:p>
    <w:p w14:paraId="3A77DBA7" w14:textId="11A9FD8A" w:rsidR="00A86595" w:rsidRPr="009C7A5B" w:rsidRDefault="00A86595" w:rsidP="002C641F">
      <w:pPr>
        <w:pStyle w:val="Paragrafoelenco"/>
        <w:ind w:firstLine="0"/>
        <w:rPr>
          <w:rFonts w:cstheme="minorHAnsi"/>
          <w:lang w:val="es-ES"/>
        </w:rPr>
      </w:pPr>
      <w:r w:rsidRPr="009C7A5B">
        <w:rPr>
          <w:rFonts w:cstheme="minorHAnsi"/>
          <w:color w:val="0000FF"/>
          <w:lang w:val="es-ES"/>
        </w:rPr>
        <w:t>¿Cuál es la impresión general sobre las predicciones de conjunto y su uso en entornos operativos? ¿Existe algún desacuerdo interno sobre el valor práctico de los pronósticos de conjunto (por ejemplo, debido a problemas en la comunicación del pronóstico probabilístico o su recepción por parte de los usuarios finales)? ¿Hay alguna molestia sobre cómo lidiar con pronósticos probabilísticos en el entorno operativo?</w:t>
      </w:r>
    </w:p>
    <w:p w14:paraId="2332579B" w14:textId="7EAD7069" w:rsidR="00A86595" w:rsidRPr="009C7A5B" w:rsidRDefault="00A86595" w:rsidP="00EC0B70">
      <w:pPr>
        <w:pStyle w:val="Paragrafoelenco"/>
        <w:numPr>
          <w:ilvl w:val="0"/>
          <w:numId w:val="4"/>
        </w:numPr>
        <w:rPr>
          <w:rFonts w:cstheme="minorHAnsi"/>
        </w:rPr>
      </w:pPr>
      <w:r w:rsidRPr="009C7A5B">
        <w:rPr>
          <w:rFonts w:cstheme="minorHAnsi"/>
        </w:rPr>
        <w:t>Has the Met-Service any experience of post-processing or calibrating rainfall forecasts? If so, for what purpose (</w:t>
      </w:r>
      <w:r w:rsidR="0031432A" w:rsidRPr="009C7A5B">
        <w:rPr>
          <w:rFonts w:cstheme="minorHAnsi"/>
        </w:rPr>
        <w:t>e.g.,</w:t>
      </w:r>
      <w:r w:rsidRPr="009C7A5B">
        <w:rPr>
          <w:rFonts w:cstheme="minorHAnsi"/>
        </w:rPr>
        <w:t xml:space="preserve"> improving quality of operational forecasts for end-users, making the forecasts more suitable for downstream applications such as hydrological forecasts)?</w:t>
      </w:r>
    </w:p>
    <w:p w14:paraId="11DF4934" w14:textId="79D84AE7" w:rsidR="00A86595" w:rsidRPr="009C7A5B" w:rsidRDefault="00A86595" w:rsidP="002C641F">
      <w:pPr>
        <w:pStyle w:val="Paragrafoelenco"/>
        <w:ind w:firstLine="0"/>
        <w:rPr>
          <w:rFonts w:cstheme="minorHAnsi"/>
          <w:lang w:val="es-ES"/>
        </w:rPr>
      </w:pPr>
      <w:r w:rsidRPr="009C7A5B">
        <w:rPr>
          <w:rFonts w:cstheme="minorHAnsi"/>
          <w:color w:val="0000FF"/>
          <w:lang w:val="es-ES"/>
        </w:rPr>
        <w:t>¿El servicio meteorológico tiene experiencia con el postproceso o calibración de pronósticos de lluvia? Si es así, ¿con qué propósito se hacen (por ejemplo, para mejorar la calidad de los pronósticos operativos para los usuarios finales, hacer que los pronósticos sean más adecuados para segundas aplicaciones como pronósticos hidrológicos)?</w:t>
      </w:r>
    </w:p>
    <w:p w14:paraId="3E081AAB" w14:textId="2EDDCDC4" w:rsidR="00A86595" w:rsidRPr="009C7A5B" w:rsidRDefault="00A86595" w:rsidP="00EC0B70">
      <w:pPr>
        <w:pStyle w:val="Paragrafoelenco"/>
        <w:numPr>
          <w:ilvl w:val="0"/>
          <w:numId w:val="4"/>
        </w:numPr>
        <w:rPr>
          <w:rFonts w:cstheme="minorHAnsi"/>
        </w:rPr>
      </w:pPr>
      <w:r w:rsidRPr="009C7A5B">
        <w:rPr>
          <w:rFonts w:cstheme="minorHAnsi"/>
        </w:rPr>
        <w:t>Who has been receiving ecPoint-Rainfall forecasts? What is their background (</w:t>
      </w:r>
      <w:r w:rsidR="0031432A" w:rsidRPr="009C7A5B">
        <w:rPr>
          <w:rFonts w:cstheme="minorHAnsi"/>
        </w:rPr>
        <w:t>e.g.,</w:t>
      </w:r>
      <w:r w:rsidRPr="009C7A5B">
        <w:rPr>
          <w:rFonts w:cstheme="minorHAnsi"/>
        </w:rPr>
        <w:t xml:space="preserve"> operational, research)?</w:t>
      </w:r>
    </w:p>
    <w:p w14:paraId="57F3F699"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¿Quién recibió los pronósticos de ecPoint-Rainfall? ¿Cuáles son sus antecedentes (por ejemplo, operativos, investigación)?</w:t>
      </w:r>
    </w:p>
    <w:p w14:paraId="45483BAD" w14:textId="77777777" w:rsidR="00A86595" w:rsidRPr="009C7A5B" w:rsidRDefault="00A86595" w:rsidP="00EC0B70">
      <w:pPr>
        <w:pStyle w:val="Paragrafoelenco"/>
        <w:numPr>
          <w:ilvl w:val="0"/>
          <w:numId w:val="4"/>
        </w:numPr>
        <w:rPr>
          <w:rFonts w:cstheme="minorHAnsi"/>
        </w:rPr>
      </w:pPr>
      <w:r w:rsidRPr="009C7A5B">
        <w:rPr>
          <w:rFonts w:cstheme="minorHAnsi"/>
        </w:rPr>
        <w:t>Do those particular people have general experience working with ensemble forecasts? Do they have experience working with post-processed forecasts? If not, do they have much time to devote to learning?</w:t>
      </w:r>
    </w:p>
    <w:p w14:paraId="765F8432" w14:textId="497C4F9A" w:rsidR="00A86595" w:rsidRPr="009C7A5B" w:rsidRDefault="00A86595" w:rsidP="007503F0">
      <w:pPr>
        <w:pStyle w:val="Paragrafoelenco"/>
        <w:ind w:firstLine="0"/>
        <w:rPr>
          <w:rFonts w:cstheme="minorHAnsi"/>
          <w:lang w:val="es-ES"/>
        </w:rPr>
      </w:pPr>
      <w:r w:rsidRPr="009C7A5B">
        <w:rPr>
          <w:rFonts w:cstheme="minorHAnsi"/>
          <w:color w:val="0000FF"/>
          <w:lang w:val="es-ES"/>
        </w:rPr>
        <w:t>¿Las personas que recibieron las predicciones de ecPoint-Rainfall tienen experiencia de trabajo con predicciones de conjunto? ¿Tienen experiencia trabajando con predicciones calibradas? Si no es así, ¿tienen tiempo para dedicar al aprendizaje?</w:t>
      </w:r>
    </w:p>
    <w:p w14:paraId="333D3CDB" w14:textId="509A8A3B" w:rsidR="00A86595" w:rsidRPr="009C7A5B" w:rsidRDefault="00A86595" w:rsidP="00E116A0">
      <w:pPr>
        <w:ind w:firstLine="0"/>
        <w:rPr>
          <w:rFonts w:cstheme="minorHAnsi"/>
          <w:b/>
          <w:bCs/>
        </w:rPr>
      </w:pPr>
      <w:r w:rsidRPr="009C7A5B">
        <w:rPr>
          <w:rFonts w:cstheme="minorHAnsi"/>
          <w:b/>
          <w:bCs/>
        </w:rPr>
        <w:t>QUESTIONS ON ECPOINT-RAINFALL</w:t>
      </w:r>
      <w:r w:rsidR="0053243A" w:rsidRPr="009C7A5B">
        <w:rPr>
          <w:rFonts w:cstheme="minorHAnsi"/>
          <w:b/>
          <w:bCs/>
        </w:rPr>
        <w:t xml:space="preserve"> </w:t>
      </w:r>
      <w:r w:rsidR="0053243A" w:rsidRPr="009C7A5B">
        <w:rPr>
          <w:rFonts w:cstheme="minorHAnsi"/>
          <w:b/>
          <w:bCs/>
          <w:color w:val="0000FF"/>
        </w:rPr>
        <w:t>(P</w:t>
      </w:r>
      <w:r w:rsidRPr="009C7A5B">
        <w:rPr>
          <w:rFonts w:cstheme="minorHAnsi"/>
          <w:b/>
          <w:bCs/>
          <w:color w:val="0000FF"/>
        </w:rPr>
        <w:t>REGUNTAS SOBRE ECPOINT-RAINFALL</w:t>
      </w:r>
      <w:r w:rsidR="0053243A" w:rsidRPr="009C7A5B">
        <w:rPr>
          <w:rFonts w:cstheme="minorHAnsi"/>
          <w:b/>
          <w:bCs/>
          <w:color w:val="0000FF"/>
        </w:rPr>
        <w:t>)</w:t>
      </w:r>
    </w:p>
    <w:p w14:paraId="4F54681D"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used operationally, experimentally, or for research?</w:t>
      </w:r>
    </w:p>
    <w:p w14:paraId="742AF01B"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¿Se usó ecPoint-Rainfall de manera operacional, experimental o para investigación?</w:t>
      </w:r>
    </w:p>
    <w:p w14:paraId="2E4A3844" w14:textId="77777777" w:rsidR="00A86595" w:rsidRPr="009C7A5B" w:rsidRDefault="00A86595" w:rsidP="00EC0B70">
      <w:pPr>
        <w:pStyle w:val="Paragrafoelenco"/>
        <w:numPr>
          <w:ilvl w:val="0"/>
          <w:numId w:val="4"/>
        </w:numPr>
        <w:rPr>
          <w:rFonts w:cstheme="minorHAnsi"/>
        </w:rPr>
      </w:pPr>
      <w:r w:rsidRPr="009C7A5B">
        <w:rPr>
          <w:rFonts w:cstheme="minorHAnsi"/>
        </w:rPr>
        <w:t>Was it difficult to become accustomed to the meaning/structure of ecPoint-Rainfall forecasts? Did the fact that ecPoint-Rainfall products you received did not provide grid box forecasts create any issues?</w:t>
      </w:r>
    </w:p>
    <w:p w14:paraId="705D574D"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lastRenderedPageBreak/>
        <w:t>¿Fue difícil acostumbrarse al significado o a la estructura de ecPoint-Rainfall? ¿El hecho que los productos de ecPoint-Rainfall que recibieron no proporcionan predicciones a escala de celda creó problemas?</w:t>
      </w:r>
    </w:p>
    <w:p w14:paraId="47EB1391" w14:textId="77777777" w:rsidR="00A86595" w:rsidRPr="009C7A5B" w:rsidRDefault="00A86595" w:rsidP="00EC0B70">
      <w:pPr>
        <w:pStyle w:val="Paragrafoelenco"/>
        <w:numPr>
          <w:ilvl w:val="0"/>
          <w:numId w:val="4"/>
        </w:numPr>
        <w:rPr>
          <w:rFonts w:cstheme="minorHAnsi"/>
        </w:rPr>
      </w:pPr>
      <w:r w:rsidRPr="009C7A5B">
        <w:rPr>
          <w:rFonts w:cstheme="minorHAnsi"/>
        </w:rPr>
        <w:t>If ecPoint-Rainfall was used operationally, were there any technical issues to integrate the forecasts in your operational workflows? Evaluation would include configuration of ecPoint-Rainfall, data volumes, run times, displaying the forecasts, etc.</w:t>
      </w:r>
    </w:p>
    <w:p w14:paraId="205A7F6A"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se utilizó ecPoint-Rainfall operacionalmente, ¿hubieron problemas técnicos para integrar las predicciones en sus sistemas operativos? La evaluación incluiría configuración de ecPoint-Rainfall, volúmenes de datos, tiempos de ejecución, o representar gráficamente productos, etc.</w:t>
      </w:r>
    </w:p>
    <w:p w14:paraId="4AD6C1E6" w14:textId="77777777" w:rsidR="00A86595" w:rsidRPr="009C7A5B" w:rsidRDefault="00A86595" w:rsidP="00EC0B70">
      <w:pPr>
        <w:pStyle w:val="Paragrafoelenco"/>
        <w:numPr>
          <w:ilvl w:val="0"/>
          <w:numId w:val="4"/>
        </w:numPr>
        <w:rPr>
          <w:rFonts w:cstheme="minorHAnsi"/>
        </w:rPr>
      </w:pPr>
      <w:r w:rsidRPr="009C7A5B">
        <w:rPr>
          <w:rFonts w:cstheme="minorHAnsi"/>
        </w:rPr>
        <w:t>Did you develop products from ecPoint-Rainfall? Did you use percentiles? Which percentiles? Why? Did you use probabilities? Which probabilities? Why?</w:t>
      </w:r>
    </w:p>
    <w:p w14:paraId="2BD97DD5"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¿Desarrollaron productos basados en ecPoint-Rainfall? ¿Usaron percentiles? ¿Cuáles percentiles? ¿Por qué? </w:t>
      </w:r>
      <w:r w:rsidRPr="009C7A5B">
        <w:rPr>
          <w:rFonts w:cstheme="minorHAnsi"/>
          <w:color w:val="0000FF"/>
        </w:rPr>
        <w:t>¿</w:t>
      </w:r>
      <w:proofErr w:type="spellStart"/>
      <w:r w:rsidRPr="009C7A5B">
        <w:rPr>
          <w:rFonts w:cstheme="minorHAnsi"/>
          <w:color w:val="0000FF"/>
        </w:rPr>
        <w:t>Usaron</w:t>
      </w:r>
      <w:proofErr w:type="spellEnd"/>
      <w:r w:rsidRPr="009C7A5B">
        <w:rPr>
          <w:rFonts w:cstheme="minorHAnsi"/>
          <w:color w:val="0000FF"/>
        </w:rPr>
        <w:t xml:space="preserve"> </w:t>
      </w:r>
      <w:proofErr w:type="spellStart"/>
      <w:r w:rsidRPr="009C7A5B">
        <w:rPr>
          <w:rFonts w:cstheme="minorHAnsi"/>
          <w:color w:val="0000FF"/>
        </w:rPr>
        <w:t>probabilidades</w:t>
      </w:r>
      <w:proofErr w:type="spellEnd"/>
      <w:r w:rsidRPr="009C7A5B">
        <w:rPr>
          <w:rFonts w:cstheme="minorHAnsi"/>
          <w:color w:val="0000FF"/>
        </w:rPr>
        <w:t>? ¿</w:t>
      </w:r>
      <w:proofErr w:type="spellStart"/>
      <w:r w:rsidRPr="009C7A5B">
        <w:rPr>
          <w:rFonts w:cstheme="minorHAnsi"/>
          <w:color w:val="0000FF"/>
        </w:rPr>
        <w:t>Qué</w:t>
      </w:r>
      <w:proofErr w:type="spellEnd"/>
      <w:r w:rsidRPr="009C7A5B">
        <w:rPr>
          <w:rFonts w:cstheme="minorHAnsi"/>
          <w:color w:val="0000FF"/>
        </w:rPr>
        <w:t xml:space="preserve"> </w:t>
      </w:r>
      <w:proofErr w:type="spellStart"/>
      <w:r w:rsidRPr="009C7A5B">
        <w:rPr>
          <w:rFonts w:cstheme="minorHAnsi"/>
          <w:color w:val="0000FF"/>
        </w:rPr>
        <w:t>probabilidades</w:t>
      </w:r>
      <w:proofErr w:type="spellEnd"/>
      <w:r w:rsidRPr="009C7A5B">
        <w:rPr>
          <w:rFonts w:cstheme="minorHAnsi"/>
          <w:color w:val="0000FF"/>
        </w:rPr>
        <w:t xml:space="preserve">? ¿Por </w:t>
      </w:r>
      <w:proofErr w:type="spellStart"/>
      <w:r w:rsidRPr="009C7A5B">
        <w:rPr>
          <w:rFonts w:cstheme="minorHAnsi"/>
          <w:color w:val="0000FF"/>
        </w:rPr>
        <w:t>qué</w:t>
      </w:r>
      <w:proofErr w:type="spellEnd"/>
      <w:r w:rsidRPr="009C7A5B">
        <w:rPr>
          <w:rFonts w:cstheme="minorHAnsi"/>
          <w:color w:val="0000FF"/>
        </w:rPr>
        <w:t>?</w:t>
      </w:r>
    </w:p>
    <w:p w14:paraId="51BD0FB9" w14:textId="657237B1" w:rsidR="00A86595" w:rsidRPr="009C7A5B" w:rsidRDefault="00A86595" w:rsidP="00EC0B70">
      <w:pPr>
        <w:pStyle w:val="Paragrafoelenco"/>
        <w:numPr>
          <w:ilvl w:val="0"/>
          <w:numId w:val="4"/>
        </w:numPr>
        <w:rPr>
          <w:rFonts w:cstheme="minorHAnsi"/>
        </w:rPr>
      </w:pPr>
      <w:r w:rsidRPr="009C7A5B">
        <w:rPr>
          <w:rFonts w:cstheme="minorHAnsi"/>
        </w:rPr>
        <w:t>Where (</w:t>
      </w:r>
      <w:r w:rsidR="0031432A" w:rsidRPr="009C7A5B">
        <w:rPr>
          <w:rFonts w:cstheme="minorHAnsi"/>
        </w:rPr>
        <w:t>e.g.,</w:t>
      </w:r>
      <w:r w:rsidRPr="009C7A5B">
        <w:rPr>
          <w:rFonts w:cstheme="minorHAnsi"/>
        </w:rPr>
        <w:t xml:space="preserve"> over mountainous, coastal, flat areas), in which weather situations or for which type of events (</w:t>
      </w:r>
      <w:r w:rsidR="0031432A" w:rsidRPr="009C7A5B">
        <w:rPr>
          <w:rFonts w:cstheme="minorHAnsi"/>
        </w:rPr>
        <w:t>e.g.,</w:t>
      </w:r>
      <w:r w:rsidRPr="009C7A5B">
        <w:rPr>
          <w:rFonts w:cstheme="minorHAnsi"/>
        </w:rPr>
        <w:t xml:space="preserve"> deep convection, flash floods, etc.) do you think you could get most benefit from ecPoint-Rainfall? Why?</w:t>
      </w:r>
    </w:p>
    <w:p w14:paraId="5D1100A6"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¿Dónde (por ejemplo, en zonas montañosas, costeras y planas), en qué situaciones climáticas, o para qué tipo de eventos (por ejemplo, convección, inundaciones, etc.) creen que podría obtener mayor beneficio de ecPoint-Rainfall? </w:t>
      </w:r>
      <w:r w:rsidRPr="009C7A5B">
        <w:rPr>
          <w:rFonts w:cstheme="minorHAnsi"/>
          <w:color w:val="0000FF"/>
        </w:rPr>
        <w:t xml:space="preserve">¿Por </w:t>
      </w:r>
      <w:proofErr w:type="spellStart"/>
      <w:r w:rsidRPr="009C7A5B">
        <w:rPr>
          <w:rFonts w:cstheme="minorHAnsi"/>
          <w:color w:val="0000FF"/>
        </w:rPr>
        <w:t>qué</w:t>
      </w:r>
      <w:proofErr w:type="spellEnd"/>
      <w:r w:rsidRPr="009C7A5B">
        <w:rPr>
          <w:rFonts w:cstheme="minorHAnsi"/>
          <w:color w:val="0000FF"/>
        </w:rPr>
        <w:t>?</w:t>
      </w:r>
    </w:p>
    <w:p w14:paraId="7052D557" w14:textId="77777777" w:rsidR="00A86595" w:rsidRPr="009C7A5B" w:rsidRDefault="00A86595" w:rsidP="00EC0B70">
      <w:pPr>
        <w:pStyle w:val="Paragrafoelenco"/>
        <w:numPr>
          <w:ilvl w:val="0"/>
          <w:numId w:val="4"/>
        </w:numPr>
        <w:rPr>
          <w:rFonts w:cstheme="minorHAnsi"/>
        </w:rPr>
      </w:pPr>
      <w:r w:rsidRPr="009C7A5B">
        <w:rPr>
          <w:rFonts w:cstheme="minorHAnsi"/>
        </w:rPr>
        <w:t>Was ecPoint-Rainfall found useful? Do you think it added value to raw ECMWF ensemble and/or the model used in-house?</w:t>
      </w:r>
    </w:p>
    <w:p w14:paraId="34CF602B"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rPr>
        <w:t xml:space="preserve">¿Se </w:t>
      </w:r>
      <w:proofErr w:type="spellStart"/>
      <w:r w:rsidRPr="009C7A5B">
        <w:rPr>
          <w:rFonts w:cstheme="minorHAnsi"/>
          <w:color w:val="0000FF"/>
        </w:rPr>
        <w:t>encontró</w:t>
      </w:r>
      <w:proofErr w:type="spellEnd"/>
      <w:r w:rsidRPr="009C7A5B">
        <w:rPr>
          <w:rFonts w:cstheme="minorHAnsi"/>
          <w:color w:val="0000FF"/>
        </w:rPr>
        <w:t xml:space="preserve"> ecPoint-Rainfall </w:t>
      </w:r>
      <w:proofErr w:type="spellStart"/>
      <w:r w:rsidRPr="009C7A5B">
        <w:rPr>
          <w:rFonts w:cstheme="minorHAnsi"/>
          <w:color w:val="0000FF"/>
        </w:rPr>
        <w:t>útil</w:t>
      </w:r>
      <w:proofErr w:type="spellEnd"/>
      <w:r w:rsidRPr="009C7A5B">
        <w:rPr>
          <w:rFonts w:cstheme="minorHAnsi"/>
          <w:color w:val="0000FF"/>
        </w:rPr>
        <w:t xml:space="preserve">? </w:t>
      </w:r>
      <w:r w:rsidRPr="009C7A5B">
        <w:rPr>
          <w:rFonts w:cstheme="minorHAnsi"/>
          <w:color w:val="0000FF"/>
          <w:lang w:val="es-ES"/>
        </w:rPr>
        <w:t>¿Te parece que añade valor a las predicciones de ECMWF y/o al modelo que utilizan comúnmente?</w:t>
      </w:r>
    </w:p>
    <w:p w14:paraId="12A92B50" w14:textId="1DB979BA" w:rsidR="00A86595" w:rsidRPr="009C7A5B" w:rsidRDefault="00A86595" w:rsidP="00EC0B70">
      <w:pPr>
        <w:pStyle w:val="Paragrafoelenco"/>
        <w:numPr>
          <w:ilvl w:val="0"/>
          <w:numId w:val="4"/>
        </w:numPr>
        <w:rPr>
          <w:rFonts w:cstheme="minorHAnsi"/>
        </w:rPr>
      </w:pPr>
      <w:r w:rsidRPr="009C7A5B">
        <w:rPr>
          <w:rFonts w:cstheme="minorHAnsi"/>
        </w:rPr>
        <w:t>Do you think that ecPoint-Rainfall could change the way that alerts are issued for localized extreme rainfall, flash floods, etc? Perhaps increasing the lead-time at which alerts are issued (</w:t>
      </w:r>
      <w:r w:rsidR="0031432A" w:rsidRPr="009C7A5B">
        <w:rPr>
          <w:rFonts w:cstheme="minorHAnsi"/>
        </w:rPr>
        <w:t>e.g.,</w:t>
      </w:r>
      <w:r w:rsidRPr="009C7A5B">
        <w:rPr>
          <w:rFonts w:cstheme="minorHAnsi"/>
        </w:rPr>
        <w:t xml:space="preserve"> up to medium ranges)? Why?</w:t>
      </w:r>
    </w:p>
    <w:p w14:paraId="7EEF5FCB" w14:textId="77777777" w:rsidR="00A86595" w:rsidRPr="00E9401E" w:rsidRDefault="00A86595" w:rsidP="008E1B50">
      <w:pPr>
        <w:pStyle w:val="Paragrafoelenco"/>
        <w:ind w:firstLine="0"/>
        <w:rPr>
          <w:rFonts w:cstheme="minorHAnsi"/>
          <w:lang w:val="es-ES"/>
        </w:rPr>
      </w:pPr>
      <w:r w:rsidRPr="009C7A5B">
        <w:rPr>
          <w:rFonts w:cstheme="minorHAnsi"/>
          <w:color w:val="0000FF"/>
          <w:lang w:val="es-ES"/>
        </w:rPr>
        <w:t xml:space="preserve">¿Cree que ecPoint-Rainfall podría cambiar la forma en que se emiten las alertas para lluvias extremas localizadas, inundaciones repentinas, etc.? ¿Quizás podrían aumentar el plazo con el que se emiten las alertas (por ejemplo, hasta un plazo medio)? </w:t>
      </w:r>
      <w:r w:rsidRPr="00E9401E">
        <w:rPr>
          <w:rFonts w:cstheme="minorHAnsi"/>
          <w:color w:val="0000FF"/>
          <w:lang w:val="es-ES"/>
        </w:rPr>
        <w:t>¿Por qué</w:t>
      </w:r>
      <w:r w:rsidRPr="00E9401E">
        <w:rPr>
          <w:rFonts w:cstheme="minorHAnsi"/>
          <w:lang w:val="es-ES"/>
        </w:rPr>
        <w:t>?</w:t>
      </w:r>
    </w:p>
    <w:p w14:paraId="403AF6BE" w14:textId="77777777" w:rsidR="00A86595" w:rsidRPr="009C7A5B" w:rsidRDefault="00A86595" w:rsidP="00EC0B70">
      <w:pPr>
        <w:pStyle w:val="Paragrafoelenco"/>
        <w:numPr>
          <w:ilvl w:val="0"/>
          <w:numId w:val="4"/>
        </w:numPr>
        <w:rPr>
          <w:rFonts w:cstheme="minorHAnsi"/>
        </w:rPr>
      </w:pPr>
      <w:r w:rsidRPr="009C7A5B">
        <w:rPr>
          <w:rFonts w:cstheme="minorHAnsi"/>
        </w:rPr>
        <w:t>Do you think ecPoint-Rainfall is useful information to have? If so, in which way, as preliminary information to raise internal awareness to prompt increase preparedness within the forecasting centre? Or would it also be used to trigger early actions to mitigate or manage high risk events?</w:t>
      </w:r>
    </w:p>
    <w:p w14:paraId="3118A49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¿Cree que ecPoint-Rainfall proporciona información útil? Si es así, ¿de qué manera? ¿Cómo información preliminar usada internamente para aumentar rápidamente la preparación el centro de predicción? ¿O también se usaría para activar acciones tempranas con el objetivo de mitigar o gestionar eventos de alto riesgo?</w:t>
      </w:r>
    </w:p>
    <w:p w14:paraId="196E752B" w14:textId="473E7C0B" w:rsidR="00A86595" w:rsidRPr="009C7A5B" w:rsidRDefault="00A86595" w:rsidP="00EC0B70">
      <w:pPr>
        <w:pStyle w:val="Paragrafoelenco"/>
        <w:numPr>
          <w:ilvl w:val="0"/>
          <w:numId w:val="4"/>
        </w:numPr>
        <w:rPr>
          <w:rFonts w:cstheme="minorHAnsi"/>
        </w:rPr>
      </w:pPr>
      <w:r w:rsidRPr="009C7A5B">
        <w:rPr>
          <w:rFonts w:cstheme="minorHAnsi"/>
        </w:rPr>
        <w:t>If you think ecPoint-Rainfall has improved raw model rainfall forecasts, based on your experience, what aspects stand out as being better (</w:t>
      </w:r>
      <w:r w:rsidR="0031432A" w:rsidRPr="009C7A5B">
        <w:rPr>
          <w:rFonts w:cstheme="minorHAnsi"/>
        </w:rPr>
        <w:t>e.g.,</w:t>
      </w:r>
      <w:r w:rsidRPr="009C7A5B">
        <w:rPr>
          <w:rFonts w:cstheme="minorHAnsi"/>
        </w:rPr>
        <w:t xml:space="preserve"> less false alarm rates, better representation of point rainfall values, etc)?</w:t>
      </w:r>
    </w:p>
    <w:p w14:paraId="3D91BD53"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Si cree que, en base a su experiencia, ecPoint-Rainfall ha mejorado las predicciones de lluvia, ¿cuáles son lo que aspectos se destacan por ser mejores (por ejemplo, la menor frecuencia de falsas alarmas, una mejor representación de los valores puntuales de lluvia, etc.)?</w:t>
      </w:r>
    </w:p>
    <w:p w14:paraId="1B18F6AA" w14:textId="28E7204B" w:rsidR="00A86595" w:rsidRPr="009C7A5B" w:rsidRDefault="00A86595" w:rsidP="00EC0B70">
      <w:pPr>
        <w:pStyle w:val="Paragrafoelenco"/>
        <w:numPr>
          <w:ilvl w:val="0"/>
          <w:numId w:val="4"/>
        </w:numPr>
        <w:rPr>
          <w:rFonts w:cstheme="minorHAnsi"/>
        </w:rPr>
      </w:pPr>
      <w:r w:rsidRPr="009C7A5B">
        <w:rPr>
          <w:rFonts w:cstheme="minorHAnsi"/>
        </w:rPr>
        <w:t>Can you think of other useful applications for ecPoint-Rainfall (</w:t>
      </w:r>
      <w:r w:rsidR="0031432A" w:rsidRPr="009C7A5B">
        <w:rPr>
          <w:rFonts w:cstheme="minorHAnsi"/>
        </w:rPr>
        <w:t>e.g.,</w:t>
      </w:r>
      <w:r w:rsidRPr="009C7A5B">
        <w:rPr>
          <w:rFonts w:cstheme="minorHAnsi"/>
        </w:rPr>
        <w:t xml:space="preserve"> predicting dry weather)?</w:t>
      </w:r>
    </w:p>
    <w:p w14:paraId="27BBA59C"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¿Tiene sugerencias para otra útil aplicaciones para ecPoint-Rainfall (por ejemplo, la predicción de no-lluvia)?</w:t>
      </w:r>
    </w:p>
    <w:p w14:paraId="64CD20F2" w14:textId="77777777" w:rsidR="00A86595" w:rsidRPr="009C7A5B" w:rsidRDefault="00A86595" w:rsidP="00EC0B70">
      <w:pPr>
        <w:pStyle w:val="Paragrafoelenco"/>
        <w:numPr>
          <w:ilvl w:val="0"/>
          <w:numId w:val="4"/>
        </w:numPr>
        <w:rPr>
          <w:rFonts w:cstheme="minorHAnsi"/>
          <w:color w:val="0000FF"/>
        </w:rPr>
      </w:pPr>
      <w:r w:rsidRPr="009C7A5B">
        <w:rPr>
          <w:rFonts w:cstheme="minorHAnsi"/>
        </w:rPr>
        <w:t>Currently the maximum percentile available is 99th (1 in 100 chance). We could in principle deliver up to percentile 99.98th (1 in 5000 chance), or, let’s say, we could even restrict the maximum available percentile to 95th (1 in 20 chance). What level do you think we should use as the maximum?</w:t>
      </w:r>
    </w:p>
    <w:p w14:paraId="2C75C480"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Actualmente el percentil máximo disponible es el 99° (1 entre 100 posibilidades). En principio, podríamos computar hasta el percentil 99,98° (1 en 5000 posibilidades) o podríamos restringir el percentil máximo al 95° (1 en 20 posibilidades). </w:t>
      </w:r>
      <w:r w:rsidRPr="009C7A5B">
        <w:rPr>
          <w:rFonts w:cstheme="minorHAnsi"/>
          <w:color w:val="0000FF"/>
        </w:rPr>
        <w:t>¿</w:t>
      </w:r>
      <w:proofErr w:type="spellStart"/>
      <w:r w:rsidRPr="009C7A5B">
        <w:rPr>
          <w:rFonts w:cstheme="minorHAnsi"/>
          <w:color w:val="0000FF"/>
        </w:rPr>
        <w:t>Qué</w:t>
      </w:r>
      <w:proofErr w:type="spellEnd"/>
      <w:r w:rsidRPr="009C7A5B">
        <w:rPr>
          <w:rFonts w:cstheme="minorHAnsi"/>
          <w:color w:val="0000FF"/>
        </w:rPr>
        <w:t xml:space="preserve"> </w:t>
      </w:r>
      <w:proofErr w:type="spellStart"/>
      <w:r w:rsidRPr="009C7A5B">
        <w:rPr>
          <w:rFonts w:cstheme="minorHAnsi"/>
          <w:color w:val="0000FF"/>
        </w:rPr>
        <w:t>nivel</w:t>
      </w:r>
      <w:proofErr w:type="spellEnd"/>
      <w:r w:rsidRPr="009C7A5B">
        <w:rPr>
          <w:rFonts w:cstheme="minorHAnsi"/>
          <w:color w:val="0000FF"/>
        </w:rPr>
        <w:t xml:space="preserve"> cree que </w:t>
      </w:r>
      <w:proofErr w:type="spellStart"/>
      <w:r w:rsidRPr="009C7A5B">
        <w:rPr>
          <w:rFonts w:cstheme="minorHAnsi"/>
          <w:color w:val="0000FF"/>
        </w:rPr>
        <w:t>deberíamos</w:t>
      </w:r>
      <w:proofErr w:type="spellEnd"/>
      <w:r w:rsidRPr="009C7A5B">
        <w:rPr>
          <w:rFonts w:cstheme="minorHAnsi"/>
          <w:color w:val="0000FF"/>
        </w:rPr>
        <w:t xml:space="preserve"> usar </w:t>
      </w:r>
      <w:proofErr w:type="spellStart"/>
      <w:r w:rsidRPr="009C7A5B">
        <w:rPr>
          <w:rFonts w:cstheme="minorHAnsi"/>
          <w:color w:val="0000FF"/>
        </w:rPr>
        <w:t>como</w:t>
      </w:r>
      <w:proofErr w:type="spellEnd"/>
      <w:r w:rsidRPr="009C7A5B">
        <w:rPr>
          <w:rFonts w:cstheme="minorHAnsi"/>
          <w:color w:val="0000FF"/>
        </w:rPr>
        <w:t xml:space="preserve"> </w:t>
      </w:r>
      <w:proofErr w:type="spellStart"/>
      <w:r w:rsidRPr="009C7A5B">
        <w:rPr>
          <w:rFonts w:cstheme="minorHAnsi"/>
          <w:color w:val="0000FF"/>
        </w:rPr>
        <w:t>máximo</w:t>
      </w:r>
      <w:proofErr w:type="spellEnd"/>
      <w:r w:rsidRPr="009C7A5B">
        <w:rPr>
          <w:rFonts w:cstheme="minorHAnsi"/>
          <w:color w:val="0000FF"/>
        </w:rPr>
        <w:t>?</w:t>
      </w:r>
    </w:p>
    <w:p w14:paraId="3D001B25" w14:textId="77777777" w:rsidR="00A86595" w:rsidRPr="009C7A5B" w:rsidRDefault="00A86595" w:rsidP="00EC0B70">
      <w:pPr>
        <w:pStyle w:val="Paragrafoelenco"/>
        <w:numPr>
          <w:ilvl w:val="0"/>
          <w:numId w:val="4"/>
        </w:numPr>
        <w:rPr>
          <w:rFonts w:cstheme="minorHAnsi"/>
        </w:rPr>
      </w:pPr>
      <w:r w:rsidRPr="009C7A5B">
        <w:rPr>
          <w:rFonts w:cstheme="minorHAnsi"/>
        </w:rPr>
        <w:t>Have you used/verified ecPoint-Rainfall for a particular event or case study? Briefly describe the geographical region and the weather conditions for which the tests were conducted.</w:t>
      </w:r>
    </w:p>
    <w:p w14:paraId="481E4092" w14:textId="77777777" w:rsidR="00A86595" w:rsidRPr="009C7A5B" w:rsidRDefault="00A86595" w:rsidP="008E1B50">
      <w:pPr>
        <w:pStyle w:val="Paragrafoelenco"/>
        <w:ind w:firstLine="0"/>
        <w:rPr>
          <w:rFonts w:cstheme="minorHAnsi"/>
          <w:lang w:val="es-ES"/>
        </w:rPr>
      </w:pPr>
      <w:r w:rsidRPr="009C7A5B">
        <w:rPr>
          <w:rFonts w:cstheme="minorHAnsi"/>
          <w:color w:val="0000FF"/>
          <w:lang w:val="es-ES"/>
        </w:rPr>
        <w:t>¿Ha utilizado/verificado ecPoint-Rainfall para un evento o un caso de estudio en particular? Describa brevemente la región geográfica y las condiciones climáticas para las cuales se realizaron las pruebas.</w:t>
      </w:r>
    </w:p>
    <w:p w14:paraId="4B9FEA9E" w14:textId="1FABC1CD" w:rsidR="00A86595" w:rsidRPr="009C7A5B" w:rsidRDefault="00A86595" w:rsidP="00EC0B70">
      <w:pPr>
        <w:pStyle w:val="Paragrafoelenco"/>
        <w:numPr>
          <w:ilvl w:val="0"/>
          <w:numId w:val="4"/>
        </w:numPr>
        <w:rPr>
          <w:rFonts w:cstheme="minorHAnsi"/>
        </w:rPr>
      </w:pPr>
      <w:r w:rsidRPr="009C7A5B">
        <w:rPr>
          <w:rFonts w:cstheme="minorHAnsi"/>
        </w:rPr>
        <w:t xml:space="preserve">Why </w:t>
      </w:r>
      <w:proofErr w:type="gramStart"/>
      <w:r w:rsidRPr="009C7A5B">
        <w:rPr>
          <w:rFonts w:cstheme="minorHAnsi"/>
        </w:rPr>
        <w:t>was</w:t>
      </w:r>
      <w:proofErr w:type="gramEnd"/>
      <w:r w:rsidRPr="009C7A5B">
        <w:rPr>
          <w:rFonts w:cstheme="minorHAnsi"/>
        </w:rPr>
        <w:t xml:space="preserve"> this particular case study or event chosen (</w:t>
      </w:r>
      <w:r w:rsidR="0031432A" w:rsidRPr="009C7A5B">
        <w:rPr>
          <w:rFonts w:cstheme="minorHAnsi"/>
        </w:rPr>
        <w:t>e.g.,</w:t>
      </w:r>
      <w:r w:rsidRPr="009C7A5B">
        <w:rPr>
          <w:rFonts w:cstheme="minorHAnsi"/>
        </w:rPr>
        <w:t xml:space="preserve"> the forecasts for the region or the particular synoptic situation are usually not very good)?</w:t>
      </w:r>
    </w:p>
    <w:p w14:paraId="50F89779" w14:textId="77777777" w:rsidR="00A86595" w:rsidRPr="009C7A5B" w:rsidRDefault="00A86595" w:rsidP="008E1B50">
      <w:pPr>
        <w:pStyle w:val="Paragrafoelenco"/>
        <w:ind w:firstLine="0"/>
        <w:rPr>
          <w:rFonts w:cstheme="minorHAnsi"/>
          <w:color w:val="0000FF"/>
          <w:lang w:val="es-ES"/>
        </w:rPr>
      </w:pPr>
      <w:r w:rsidRPr="009C7A5B">
        <w:rPr>
          <w:rFonts w:cstheme="minorHAnsi"/>
          <w:color w:val="0000FF"/>
          <w:lang w:val="es-ES"/>
        </w:rPr>
        <w:t>¿Por qué fue elegido ese particular caso de estudio o evento (por ejemplo, los pronósticos para la región o para la situación sinóptica considerada no son muy buenos por lo general)?</w:t>
      </w:r>
    </w:p>
    <w:p w14:paraId="6BD7E242" w14:textId="77777777" w:rsidR="00A86595" w:rsidRPr="009C7A5B" w:rsidRDefault="00A86595" w:rsidP="00EC0B70">
      <w:pPr>
        <w:pStyle w:val="Paragrafoelenco"/>
        <w:numPr>
          <w:ilvl w:val="0"/>
          <w:numId w:val="4"/>
        </w:numPr>
        <w:rPr>
          <w:rFonts w:cstheme="minorHAnsi"/>
        </w:rPr>
      </w:pPr>
      <w:r w:rsidRPr="009C7A5B">
        <w:rPr>
          <w:rFonts w:cstheme="minorHAnsi"/>
        </w:rPr>
        <w:t>With hindsight, did ecPoint-Rainfall provide useful guidance for this particular situation? How would you rate its performance?</w:t>
      </w:r>
    </w:p>
    <w:p w14:paraId="540FEDFE" w14:textId="77777777" w:rsidR="00A86595" w:rsidRPr="009C7A5B" w:rsidRDefault="00A86595" w:rsidP="008E1B50">
      <w:pPr>
        <w:pStyle w:val="Paragrafoelenco"/>
        <w:ind w:firstLine="0"/>
        <w:rPr>
          <w:rFonts w:cstheme="minorHAnsi"/>
          <w:color w:val="0000FF"/>
        </w:rPr>
      </w:pPr>
      <w:r w:rsidRPr="009C7A5B">
        <w:rPr>
          <w:rFonts w:cstheme="minorHAnsi"/>
          <w:color w:val="0000FF"/>
          <w:lang w:val="es-ES"/>
        </w:rPr>
        <w:t xml:space="preserve">En retrospectiva, ¿ecPoint-Rainfall proporcionó información útil para esta situación en particular? </w:t>
      </w:r>
      <w:r w:rsidRPr="009C7A5B">
        <w:rPr>
          <w:rFonts w:cstheme="minorHAnsi"/>
          <w:color w:val="0000FF"/>
        </w:rPr>
        <w:t xml:space="preserve">¿Como </w:t>
      </w:r>
      <w:proofErr w:type="spellStart"/>
      <w:r w:rsidRPr="009C7A5B">
        <w:rPr>
          <w:rFonts w:cstheme="minorHAnsi"/>
          <w:color w:val="0000FF"/>
        </w:rPr>
        <w:t>evaluaría</w:t>
      </w:r>
      <w:proofErr w:type="spellEnd"/>
      <w:r w:rsidRPr="009C7A5B">
        <w:rPr>
          <w:rFonts w:cstheme="minorHAnsi"/>
          <w:color w:val="0000FF"/>
        </w:rPr>
        <w:t xml:space="preserve"> </w:t>
      </w:r>
      <w:proofErr w:type="spellStart"/>
      <w:r w:rsidRPr="009C7A5B">
        <w:rPr>
          <w:rFonts w:cstheme="minorHAnsi"/>
          <w:color w:val="0000FF"/>
        </w:rPr>
        <w:t>su</w:t>
      </w:r>
      <w:proofErr w:type="spellEnd"/>
      <w:r w:rsidRPr="009C7A5B">
        <w:rPr>
          <w:rFonts w:cstheme="minorHAnsi"/>
          <w:color w:val="0000FF"/>
        </w:rPr>
        <w:t xml:space="preserve"> </w:t>
      </w:r>
      <w:proofErr w:type="spellStart"/>
      <w:r w:rsidRPr="009C7A5B">
        <w:rPr>
          <w:rFonts w:cstheme="minorHAnsi"/>
          <w:color w:val="0000FF"/>
        </w:rPr>
        <w:t>rendimiento</w:t>
      </w:r>
      <w:proofErr w:type="spellEnd"/>
      <w:r w:rsidRPr="009C7A5B">
        <w:rPr>
          <w:rFonts w:cstheme="minorHAnsi"/>
          <w:color w:val="0000FF"/>
        </w:rPr>
        <w:t>?</w:t>
      </w:r>
    </w:p>
    <w:p w14:paraId="022A1865" w14:textId="370F64BC" w:rsidR="00A86595" w:rsidRPr="009C7A5B" w:rsidRDefault="00A86595" w:rsidP="00EC0B70">
      <w:pPr>
        <w:pStyle w:val="Paragrafoelenco"/>
        <w:numPr>
          <w:ilvl w:val="0"/>
          <w:numId w:val="4"/>
        </w:numPr>
        <w:rPr>
          <w:rFonts w:cstheme="minorHAnsi"/>
        </w:rPr>
      </w:pPr>
      <w:r w:rsidRPr="009C7A5B">
        <w:rPr>
          <w:rFonts w:cstheme="minorHAnsi"/>
        </w:rPr>
        <w:t>Are there any improvements that you would like to see in ecPoint-Rainfall (</w:t>
      </w:r>
      <w:r w:rsidR="0031432A" w:rsidRPr="009C7A5B">
        <w:rPr>
          <w:rFonts w:cstheme="minorHAnsi"/>
        </w:rPr>
        <w:t>e.g.,</w:t>
      </w:r>
      <w:r w:rsidRPr="009C7A5B">
        <w:rPr>
          <w:rFonts w:cstheme="minorHAnsi"/>
        </w:rPr>
        <w:t xml:space="preserve"> 12-hourly rainfall accumulations were ok for your needs, or would you like to see other durations, etc.)?</w:t>
      </w:r>
    </w:p>
    <w:p w14:paraId="7323A55A" w14:textId="0ADB3D46" w:rsidR="00837285" w:rsidRPr="009C7A5B" w:rsidRDefault="00A86595" w:rsidP="00F2292F">
      <w:pPr>
        <w:pStyle w:val="Paragrafoelenco"/>
        <w:ind w:firstLine="0"/>
        <w:rPr>
          <w:rFonts w:cstheme="minorHAnsi"/>
          <w:lang w:val="es-ES"/>
        </w:rPr>
      </w:pPr>
      <w:r w:rsidRPr="009C7A5B">
        <w:rPr>
          <w:rFonts w:cstheme="minorHAnsi"/>
          <w:color w:val="0000FF"/>
          <w:lang w:val="es-ES"/>
        </w:rPr>
        <w:lastRenderedPageBreak/>
        <w:t>¿Hay alguna mejora que le gustaría ver en ecPoint-Rainfall (por ejemplo, las acumulaciones de lluvia de 12 horas fueron adecuadas para sus necesidades o le gustaría ver otras acumulaciones, etc.)?</w:t>
      </w:r>
    </w:p>
    <w:sectPr w:rsidR="00837285" w:rsidRPr="009C7A5B" w:rsidSect="003F0B24">
      <w:headerReference w:type="default" r:id="rId28"/>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6EBCD" w14:textId="77777777" w:rsidR="00D03BE2" w:rsidRDefault="00D03BE2" w:rsidP="00684DFC">
      <w:pPr>
        <w:spacing w:before="0"/>
      </w:pPr>
      <w:r>
        <w:separator/>
      </w:r>
    </w:p>
  </w:endnote>
  <w:endnote w:type="continuationSeparator" w:id="0">
    <w:p w14:paraId="5BBF3BA9" w14:textId="77777777" w:rsidR="00D03BE2" w:rsidRDefault="00D03BE2" w:rsidP="00684DFC">
      <w:pPr>
        <w:spacing w:before="0"/>
      </w:pPr>
      <w:r>
        <w:continuationSeparator/>
      </w:r>
    </w:p>
  </w:endnote>
  <w:endnote w:type="continuationNotice" w:id="1">
    <w:p w14:paraId="61562472" w14:textId="77777777" w:rsidR="00D03BE2" w:rsidRDefault="00D03BE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w:altName w:val="Mangal"/>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4C44D" w14:textId="77777777" w:rsidR="00D03BE2" w:rsidRDefault="00D03BE2" w:rsidP="00684DFC">
      <w:pPr>
        <w:spacing w:before="0"/>
      </w:pPr>
      <w:r>
        <w:separator/>
      </w:r>
    </w:p>
  </w:footnote>
  <w:footnote w:type="continuationSeparator" w:id="0">
    <w:p w14:paraId="08BD3EB8" w14:textId="77777777" w:rsidR="00D03BE2" w:rsidRDefault="00D03BE2" w:rsidP="00684DFC">
      <w:pPr>
        <w:spacing w:before="0"/>
      </w:pPr>
      <w:r>
        <w:continuationSeparator/>
      </w:r>
    </w:p>
  </w:footnote>
  <w:footnote w:type="continuationNotice" w:id="1">
    <w:p w14:paraId="4B8B0B26" w14:textId="77777777" w:rsidR="00D03BE2" w:rsidRDefault="00D03BE2">
      <w:pPr>
        <w:spacing w:before="0"/>
      </w:pPr>
    </w:p>
  </w:footnote>
  <w:footnote w:id="2">
    <w:p w14:paraId="4F2EBA94" w14:textId="2ED9AF0A" w:rsidR="00A56B21" w:rsidRDefault="00A56B21" w:rsidP="005812D0">
      <w:pPr>
        <w:pStyle w:val="Testonotaapidipagina"/>
        <w:jc w:val="left"/>
      </w:pPr>
      <w:r>
        <w:rPr>
          <w:rStyle w:val="Rimandonotaapidipagina"/>
        </w:rPr>
        <w:footnoteRef/>
      </w:r>
      <w:r>
        <w:t xml:space="preserve"> ecPoint family is a generic term covering post-processing applications for different variable</w:t>
      </w:r>
      <w:r w:rsidR="00556626">
        <w:t>s</w:t>
      </w:r>
      <w:r>
        <w:t xml:space="preserve"> using the ecPoint approach.</w:t>
      </w:r>
      <w:r w:rsidR="00556626">
        <w:t xml:space="preserve"> Currently, ecPoint-Temperature is</w:t>
      </w:r>
      <w:r w:rsidR="005812D0">
        <w:t xml:space="preserve"> in</w:t>
      </w:r>
      <w:r w:rsidR="00556626">
        <w:t xml:space="preserve"> undergoing development within the Highlander project  (</w:t>
      </w:r>
      <w:hyperlink r:id="rId1" w:history="1">
        <w:r w:rsidR="005812D0" w:rsidRPr="00C76D6F">
          <w:rPr>
            <w:rStyle w:val="Collegamentoipertestuale"/>
          </w:rPr>
          <w:t>https://highlanderproject.eu/wp-content/uploads/2021/07/D4.3_Downscaled_subseasonal_forecast_update20210716.pdf</w:t>
        </w:r>
      </w:hyperlink>
      <w:r w:rsidR="00556626">
        <w:t>)</w:t>
      </w:r>
      <w:r w:rsidR="005812D0">
        <w:t xml:space="preserve"> and</w:t>
      </w:r>
      <w:r w:rsidR="00556626">
        <w:t xml:space="preserve"> </w:t>
      </w:r>
      <w:r>
        <w:t xml:space="preserve">ecPoint-Rainfall products are available on ecCharts and </w:t>
      </w:r>
      <w:r w:rsidR="00556626">
        <w:t>on the</w:t>
      </w:r>
      <w:r>
        <w:t xml:space="preserve"> Mistral portal (</w:t>
      </w:r>
      <w:hyperlink r:id="rId2" w:history="1">
        <w:r w:rsidR="00556626" w:rsidRPr="00C76D6F">
          <w:rPr>
            <w:rStyle w:val="Collegamentoipertestuale"/>
          </w:rPr>
          <w:t>https://meteohub.mistralportal.it/app/maps/flashflood</w:t>
        </w:r>
      </w:hyperlink>
      <w:r>
        <w:t xml:space="preserve">) </w:t>
      </w:r>
      <w:r w:rsidR="00556626">
        <w:t xml:space="preserve"> </w:t>
      </w:r>
      <w:r>
        <w:t xml:space="preserve">   </w:t>
      </w:r>
    </w:p>
  </w:footnote>
  <w:footnote w:id="3">
    <w:p w14:paraId="02A67EDE" w14:textId="799E4329" w:rsidR="00A56B21" w:rsidRDefault="00A56B21" w:rsidP="00597915">
      <w:pPr>
        <w:pStyle w:val="Testonotaapidipagina"/>
      </w:pPr>
      <w:r w:rsidRPr="00F85CFA">
        <w:rPr>
          <w:rStyle w:val="Rimandonotaapidipagina"/>
        </w:rPr>
        <w:footnoteRef/>
      </w:r>
      <w:r>
        <w:t xml:space="preserve"> ecCharts (</w:t>
      </w:r>
      <w:hyperlink r:id="rId3" w:history="1">
        <w:r w:rsidRPr="00037980">
          <w:rPr>
            <w:rStyle w:val="Collegamentoipertestuale"/>
          </w:rPr>
          <w:t>https://www.ecmwf.int/en/forecasts/eccharts</w:t>
        </w:r>
      </w:hyperlink>
      <w:r>
        <w:t>) is an interactive web-based service developed at ECMWF to explore and visualize tailored ECMWF graphical forecast products.</w:t>
      </w:r>
    </w:p>
  </w:footnote>
  <w:footnote w:id="4">
    <w:p w14:paraId="42F257E6" w14:textId="016DE4AD" w:rsidR="00A56B21" w:rsidRPr="0027292D" w:rsidRDefault="00A56B21">
      <w:pPr>
        <w:pStyle w:val="Testonotaapidipagina"/>
      </w:pPr>
      <w:r>
        <w:rPr>
          <w:rStyle w:val="Rimandonotaapidipagina"/>
        </w:rPr>
        <w:footnoteRef/>
      </w:r>
      <w:r>
        <w:t xml:space="preserve"> </w:t>
      </w:r>
      <w:r w:rsidRPr="0027292D">
        <w:t>The “daily report” is</w:t>
      </w:r>
      <w:r>
        <w:t xml:space="preserve"> a report generated on daily basis at ECMWF only for internal verification purposes. Main considered topics are about general or case-specific performance of ECMWF models. Whenever data is available, comparisons with other NWP models (global or regional) are also explored.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A56B21" w:rsidRPr="003409AA" w:rsidRDefault="00A56B21" w:rsidP="006771A4">
        <w:pPr>
          <w:pStyle w:val="Intestazione"/>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A56B21" w:rsidRPr="003409AA" w:rsidRDefault="00A56B21" w:rsidP="00D22A15">
        <w:pPr>
          <w:pStyle w:val="Intestazione"/>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A56B21" w:rsidRPr="003409AA" w:rsidRDefault="00A56B21" w:rsidP="006771A4">
    <w:pPr>
      <w:pStyle w:val="Intestazione"/>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8573E"/>
    <w:multiLevelType w:val="multilevel"/>
    <w:tmpl w:val="0809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3A1207D2"/>
    <w:multiLevelType w:val="multilevel"/>
    <w:tmpl w:val="0809001D"/>
    <w:numStyleLink w:val="Stile1"/>
  </w:abstractNum>
  <w:abstractNum w:abstractNumId="9"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
  </w:num>
  <w:num w:numId="6">
    <w:abstractNumId w:val="3"/>
  </w:num>
  <w:num w:numId="7">
    <w:abstractNumId w:val="17"/>
  </w:num>
  <w:num w:numId="8">
    <w:abstractNumId w:val="17"/>
    <w:lvlOverride w:ilvl="0">
      <w:startOverride w:val="1"/>
    </w:lvlOverride>
  </w:num>
  <w:num w:numId="9">
    <w:abstractNumId w:val="2"/>
    <w:lvlOverride w:ilvl="0">
      <w:startOverride w:val="1"/>
    </w:lvlOverride>
  </w:num>
  <w:num w:numId="10">
    <w:abstractNumId w:val="10"/>
  </w:num>
  <w:num w:numId="11">
    <w:abstractNumId w:val="8"/>
  </w:num>
  <w:num w:numId="12">
    <w:abstractNumId w:val="4"/>
  </w:num>
  <w:num w:numId="13">
    <w:abstractNumId w:val="12"/>
  </w:num>
  <w:num w:numId="14">
    <w:abstractNumId w:val="9"/>
  </w:num>
  <w:num w:numId="15">
    <w:abstractNumId w:val="7"/>
  </w:num>
  <w:num w:numId="16">
    <w:abstractNumId w:val="5"/>
  </w:num>
  <w:num w:numId="17">
    <w:abstractNumId w:val="16"/>
  </w:num>
  <w:num w:numId="18">
    <w:abstractNumId w:val="13"/>
  </w:num>
  <w:num w:numId="19">
    <w:abstractNumId w:val="15"/>
  </w:num>
  <w:num w:numId="20">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Richardson">
    <w15:presenceInfo w15:providerId="Windows Live" w15:userId="33d0cbcee035f3dd"/>
  </w15:person>
  <w15:person w15:author="Timothy Hewson">
    <w15:presenceInfo w15:providerId="AD" w15:userId="S::timothy.hewson@ecmwf.int::52388cdb-6439-444d-8267-7cf83b85a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4F50"/>
    <w:rsid w:val="000054CF"/>
    <w:rsid w:val="00005639"/>
    <w:rsid w:val="000056C3"/>
    <w:rsid w:val="00005823"/>
    <w:rsid w:val="00005A58"/>
    <w:rsid w:val="00006A7A"/>
    <w:rsid w:val="00006F8B"/>
    <w:rsid w:val="00007027"/>
    <w:rsid w:val="00007789"/>
    <w:rsid w:val="00007809"/>
    <w:rsid w:val="0001020D"/>
    <w:rsid w:val="000107FE"/>
    <w:rsid w:val="00010AE4"/>
    <w:rsid w:val="00011587"/>
    <w:rsid w:val="00013A52"/>
    <w:rsid w:val="00013EA6"/>
    <w:rsid w:val="000144DD"/>
    <w:rsid w:val="00014F6B"/>
    <w:rsid w:val="000158FF"/>
    <w:rsid w:val="00015C41"/>
    <w:rsid w:val="00015FB9"/>
    <w:rsid w:val="00016940"/>
    <w:rsid w:val="00016C7F"/>
    <w:rsid w:val="00017A9A"/>
    <w:rsid w:val="00017C9C"/>
    <w:rsid w:val="00020FD7"/>
    <w:rsid w:val="0002125F"/>
    <w:rsid w:val="000216C9"/>
    <w:rsid w:val="00021980"/>
    <w:rsid w:val="00021FB1"/>
    <w:rsid w:val="00022B15"/>
    <w:rsid w:val="00022B59"/>
    <w:rsid w:val="000232F6"/>
    <w:rsid w:val="000235D8"/>
    <w:rsid w:val="00023F5D"/>
    <w:rsid w:val="0002414F"/>
    <w:rsid w:val="0002441A"/>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399A"/>
    <w:rsid w:val="00034581"/>
    <w:rsid w:val="00034AC6"/>
    <w:rsid w:val="00034DBE"/>
    <w:rsid w:val="00034F91"/>
    <w:rsid w:val="000362E7"/>
    <w:rsid w:val="000362F9"/>
    <w:rsid w:val="00036D60"/>
    <w:rsid w:val="00037E3D"/>
    <w:rsid w:val="0004093F"/>
    <w:rsid w:val="00040D9C"/>
    <w:rsid w:val="00040EEB"/>
    <w:rsid w:val="0004134A"/>
    <w:rsid w:val="0004137C"/>
    <w:rsid w:val="00041D42"/>
    <w:rsid w:val="00041D4F"/>
    <w:rsid w:val="000421B7"/>
    <w:rsid w:val="000422A7"/>
    <w:rsid w:val="00042D46"/>
    <w:rsid w:val="00042E2B"/>
    <w:rsid w:val="000437B5"/>
    <w:rsid w:val="000438FC"/>
    <w:rsid w:val="00044745"/>
    <w:rsid w:val="00044C4E"/>
    <w:rsid w:val="0004503C"/>
    <w:rsid w:val="000450BC"/>
    <w:rsid w:val="0004512A"/>
    <w:rsid w:val="00045645"/>
    <w:rsid w:val="00046A69"/>
    <w:rsid w:val="00046FA6"/>
    <w:rsid w:val="00047644"/>
    <w:rsid w:val="00047901"/>
    <w:rsid w:val="00047F98"/>
    <w:rsid w:val="00050385"/>
    <w:rsid w:val="0005080D"/>
    <w:rsid w:val="000508C9"/>
    <w:rsid w:val="00050CC8"/>
    <w:rsid w:val="0005125C"/>
    <w:rsid w:val="0005217A"/>
    <w:rsid w:val="00052363"/>
    <w:rsid w:val="00052707"/>
    <w:rsid w:val="0005298E"/>
    <w:rsid w:val="00055DCE"/>
    <w:rsid w:val="00057849"/>
    <w:rsid w:val="00057F01"/>
    <w:rsid w:val="00057F3D"/>
    <w:rsid w:val="00060AA1"/>
    <w:rsid w:val="00061415"/>
    <w:rsid w:val="0006200A"/>
    <w:rsid w:val="0006221B"/>
    <w:rsid w:val="00062B94"/>
    <w:rsid w:val="00062F98"/>
    <w:rsid w:val="00063640"/>
    <w:rsid w:val="00063737"/>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6D57"/>
    <w:rsid w:val="0007729B"/>
    <w:rsid w:val="0007748E"/>
    <w:rsid w:val="0007773E"/>
    <w:rsid w:val="000800A4"/>
    <w:rsid w:val="00080AB8"/>
    <w:rsid w:val="000817DA"/>
    <w:rsid w:val="00081D06"/>
    <w:rsid w:val="00082249"/>
    <w:rsid w:val="00082517"/>
    <w:rsid w:val="00082568"/>
    <w:rsid w:val="0008315F"/>
    <w:rsid w:val="00083F1F"/>
    <w:rsid w:val="000846C6"/>
    <w:rsid w:val="00084A53"/>
    <w:rsid w:val="000853B9"/>
    <w:rsid w:val="0008589F"/>
    <w:rsid w:val="00085AF8"/>
    <w:rsid w:val="000861E0"/>
    <w:rsid w:val="00087415"/>
    <w:rsid w:val="000874D0"/>
    <w:rsid w:val="00087ECE"/>
    <w:rsid w:val="00090302"/>
    <w:rsid w:val="00090FC1"/>
    <w:rsid w:val="00091238"/>
    <w:rsid w:val="00091826"/>
    <w:rsid w:val="000918FF"/>
    <w:rsid w:val="0009193A"/>
    <w:rsid w:val="00091B42"/>
    <w:rsid w:val="00092207"/>
    <w:rsid w:val="00092FDE"/>
    <w:rsid w:val="000937AD"/>
    <w:rsid w:val="00094425"/>
    <w:rsid w:val="00094C6A"/>
    <w:rsid w:val="00094EC8"/>
    <w:rsid w:val="000955F3"/>
    <w:rsid w:val="00095767"/>
    <w:rsid w:val="0009708C"/>
    <w:rsid w:val="00097876"/>
    <w:rsid w:val="000979C6"/>
    <w:rsid w:val="000A0860"/>
    <w:rsid w:val="000A1769"/>
    <w:rsid w:val="000A230C"/>
    <w:rsid w:val="000A2964"/>
    <w:rsid w:val="000A324C"/>
    <w:rsid w:val="000A37EC"/>
    <w:rsid w:val="000A4451"/>
    <w:rsid w:val="000A4BF0"/>
    <w:rsid w:val="000A5096"/>
    <w:rsid w:val="000A55DB"/>
    <w:rsid w:val="000A56EA"/>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6F5A"/>
    <w:rsid w:val="000B7B08"/>
    <w:rsid w:val="000C0F58"/>
    <w:rsid w:val="000C1C99"/>
    <w:rsid w:val="000C1C9A"/>
    <w:rsid w:val="000C275F"/>
    <w:rsid w:val="000C2B25"/>
    <w:rsid w:val="000C2C6B"/>
    <w:rsid w:val="000C2C97"/>
    <w:rsid w:val="000C2E62"/>
    <w:rsid w:val="000C3328"/>
    <w:rsid w:val="000C3700"/>
    <w:rsid w:val="000C3D03"/>
    <w:rsid w:val="000C4050"/>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41D9"/>
    <w:rsid w:val="000D4881"/>
    <w:rsid w:val="000D48E4"/>
    <w:rsid w:val="000D61EF"/>
    <w:rsid w:val="000D6441"/>
    <w:rsid w:val="000D6EAE"/>
    <w:rsid w:val="000D7842"/>
    <w:rsid w:val="000D7E2A"/>
    <w:rsid w:val="000E058B"/>
    <w:rsid w:val="000E0B0D"/>
    <w:rsid w:val="000E1D29"/>
    <w:rsid w:val="000E2110"/>
    <w:rsid w:val="000E21E6"/>
    <w:rsid w:val="000E2353"/>
    <w:rsid w:val="000E2ACE"/>
    <w:rsid w:val="000E2C9A"/>
    <w:rsid w:val="000E301F"/>
    <w:rsid w:val="000E32F6"/>
    <w:rsid w:val="000E346C"/>
    <w:rsid w:val="000E3DD9"/>
    <w:rsid w:val="000E4998"/>
    <w:rsid w:val="000E5022"/>
    <w:rsid w:val="000E519D"/>
    <w:rsid w:val="000E62E1"/>
    <w:rsid w:val="000E6806"/>
    <w:rsid w:val="000E6CD4"/>
    <w:rsid w:val="000E784D"/>
    <w:rsid w:val="000F066F"/>
    <w:rsid w:val="000F0CDA"/>
    <w:rsid w:val="000F2251"/>
    <w:rsid w:val="000F3D56"/>
    <w:rsid w:val="000F3D73"/>
    <w:rsid w:val="000F3DF9"/>
    <w:rsid w:val="000F40C7"/>
    <w:rsid w:val="000F50A7"/>
    <w:rsid w:val="000F514C"/>
    <w:rsid w:val="000F56F6"/>
    <w:rsid w:val="000F573F"/>
    <w:rsid w:val="000F765C"/>
    <w:rsid w:val="00100241"/>
    <w:rsid w:val="00100272"/>
    <w:rsid w:val="00100D7F"/>
    <w:rsid w:val="001015FA"/>
    <w:rsid w:val="00101B58"/>
    <w:rsid w:val="0010271E"/>
    <w:rsid w:val="001027FD"/>
    <w:rsid w:val="00104F1F"/>
    <w:rsid w:val="0010521C"/>
    <w:rsid w:val="0010561A"/>
    <w:rsid w:val="0010687B"/>
    <w:rsid w:val="00107985"/>
    <w:rsid w:val="00107AFF"/>
    <w:rsid w:val="00107B58"/>
    <w:rsid w:val="00107E6A"/>
    <w:rsid w:val="00107E97"/>
    <w:rsid w:val="001112C5"/>
    <w:rsid w:val="00111BD5"/>
    <w:rsid w:val="001123B9"/>
    <w:rsid w:val="001125C1"/>
    <w:rsid w:val="00112824"/>
    <w:rsid w:val="00112A0B"/>
    <w:rsid w:val="0011330C"/>
    <w:rsid w:val="0011548E"/>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2AB"/>
    <w:rsid w:val="00123352"/>
    <w:rsid w:val="0012357A"/>
    <w:rsid w:val="001237C0"/>
    <w:rsid w:val="0012441C"/>
    <w:rsid w:val="001245B5"/>
    <w:rsid w:val="00124A33"/>
    <w:rsid w:val="00125588"/>
    <w:rsid w:val="00125992"/>
    <w:rsid w:val="001261BE"/>
    <w:rsid w:val="00126725"/>
    <w:rsid w:val="0013051E"/>
    <w:rsid w:val="00130FE1"/>
    <w:rsid w:val="00131E53"/>
    <w:rsid w:val="00132591"/>
    <w:rsid w:val="0013334E"/>
    <w:rsid w:val="00133A81"/>
    <w:rsid w:val="00133B10"/>
    <w:rsid w:val="00134BA2"/>
    <w:rsid w:val="001363C1"/>
    <w:rsid w:val="00136507"/>
    <w:rsid w:val="00136BAC"/>
    <w:rsid w:val="00137161"/>
    <w:rsid w:val="00137BA8"/>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21F3"/>
    <w:rsid w:val="0015293A"/>
    <w:rsid w:val="001542C7"/>
    <w:rsid w:val="00154757"/>
    <w:rsid w:val="00155136"/>
    <w:rsid w:val="001556E2"/>
    <w:rsid w:val="00155851"/>
    <w:rsid w:val="0015623B"/>
    <w:rsid w:val="0015739C"/>
    <w:rsid w:val="00160EAB"/>
    <w:rsid w:val="0016173F"/>
    <w:rsid w:val="001617A6"/>
    <w:rsid w:val="00162C2A"/>
    <w:rsid w:val="00162C71"/>
    <w:rsid w:val="001638CE"/>
    <w:rsid w:val="00164248"/>
    <w:rsid w:val="0016456A"/>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8B1"/>
    <w:rsid w:val="001814FE"/>
    <w:rsid w:val="0018196B"/>
    <w:rsid w:val="00182490"/>
    <w:rsid w:val="00182910"/>
    <w:rsid w:val="00182BCB"/>
    <w:rsid w:val="00182DD5"/>
    <w:rsid w:val="00184608"/>
    <w:rsid w:val="00184DCA"/>
    <w:rsid w:val="00185CAA"/>
    <w:rsid w:val="00186865"/>
    <w:rsid w:val="001868AE"/>
    <w:rsid w:val="001875BE"/>
    <w:rsid w:val="00187DD2"/>
    <w:rsid w:val="001901C5"/>
    <w:rsid w:val="001919FC"/>
    <w:rsid w:val="00192694"/>
    <w:rsid w:val="00193B39"/>
    <w:rsid w:val="0019547E"/>
    <w:rsid w:val="001954EE"/>
    <w:rsid w:val="00195C47"/>
    <w:rsid w:val="00196B26"/>
    <w:rsid w:val="00196CBF"/>
    <w:rsid w:val="001975BB"/>
    <w:rsid w:val="001A01C2"/>
    <w:rsid w:val="001A05ED"/>
    <w:rsid w:val="001A0687"/>
    <w:rsid w:val="001A0B58"/>
    <w:rsid w:val="001A118F"/>
    <w:rsid w:val="001A1D70"/>
    <w:rsid w:val="001A235C"/>
    <w:rsid w:val="001A2B09"/>
    <w:rsid w:val="001A2B20"/>
    <w:rsid w:val="001A370E"/>
    <w:rsid w:val="001A37BB"/>
    <w:rsid w:val="001A3F92"/>
    <w:rsid w:val="001A5AC1"/>
    <w:rsid w:val="001A5FFB"/>
    <w:rsid w:val="001A601C"/>
    <w:rsid w:val="001A625E"/>
    <w:rsid w:val="001A62BC"/>
    <w:rsid w:val="001A6311"/>
    <w:rsid w:val="001A6E31"/>
    <w:rsid w:val="001A71EB"/>
    <w:rsid w:val="001A7610"/>
    <w:rsid w:val="001B033F"/>
    <w:rsid w:val="001B0463"/>
    <w:rsid w:val="001B0AD1"/>
    <w:rsid w:val="001B163F"/>
    <w:rsid w:val="001B1C42"/>
    <w:rsid w:val="001B2629"/>
    <w:rsid w:val="001B267F"/>
    <w:rsid w:val="001B2F50"/>
    <w:rsid w:val="001B4C44"/>
    <w:rsid w:val="001B4C48"/>
    <w:rsid w:val="001B5B4E"/>
    <w:rsid w:val="001B6565"/>
    <w:rsid w:val="001B69BC"/>
    <w:rsid w:val="001B6BD5"/>
    <w:rsid w:val="001B6DAE"/>
    <w:rsid w:val="001B7A9A"/>
    <w:rsid w:val="001C02F6"/>
    <w:rsid w:val="001C038F"/>
    <w:rsid w:val="001C0A93"/>
    <w:rsid w:val="001C0C00"/>
    <w:rsid w:val="001C0D14"/>
    <w:rsid w:val="001C145A"/>
    <w:rsid w:val="001C1797"/>
    <w:rsid w:val="001C1C97"/>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7A11"/>
    <w:rsid w:val="001F00AC"/>
    <w:rsid w:val="001F00D7"/>
    <w:rsid w:val="001F1762"/>
    <w:rsid w:val="001F1869"/>
    <w:rsid w:val="001F19B9"/>
    <w:rsid w:val="001F24E5"/>
    <w:rsid w:val="001F28A5"/>
    <w:rsid w:val="001F2D7A"/>
    <w:rsid w:val="001F38F5"/>
    <w:rsid w:val="001F4065"/>
    <w:rsid w:val="001F40FF"/>
    <w:rsid w:val="001F41C3"/>
    <w:rsid w:val="001F4E61"/>
    <w:rsid w:val="001F5ABB"/>
    <w:rsid w:val="001F5FDD"/>
    <w:rsid w:val="001F6A29"/>
    <w:rsid w:val="001F6B57"/>
    <w:rsid w:val="001F6D02"/>
    <w:rsid w:val="001F6DF5"/>
    <w:rsid w:val="00200667"/>
    <w:rsid w:val="00201583"/>
    <w:rsid w:val="002027CB"/>
    <w:rsid w:val="00202DAB"/>
    <w:rsid w:val="0020440C"/>
    <w:rsid w:val="00204B2D"/>
    <w:rsid w:val="002056FE"/>
    <w:rsid w:val="00206D03"/>
    <w:rsid w:val="002070FA"/>
    <w:rsid w:val="00207D3C"/>
    <w:rsid w:val="00210466"/>
    <w:rsid w:val="002116D2"/>
    <w:rsid w:val="00211706"/>
    <w:rsid w:val="00211B44"/>
    <w:rsid w:val="002139F3"/>
    <w:rsid w:val="002146CA"/>
    <w:rsid w:val="002147F5"/>
    <w:rsid w:val="00214EA6"/>
    <w:rsid w:val="00215D18"/>
    <w:rsid w:val="00216D70"/>
    <w:rsid w:val="00216EE2"/>
    <w:rsid w:val="00217018"/>
    <w:rsid w:val="00217327"/>
    <w:rsid w:val="00217E0E"/>
    <w:rsid w:val="00217E9D"/>
    <w:rsid w:val="00220E99"/>
    <w:rsid w:val="002214D5"/>
    <w:rsid w:val="00222698"/>
    <w:rsid w:val="00222E14"/>
    <w:rsid w:val="002236F5"/>
    <w:rsid w:val="00224903"/>
    <w:rsid w:val="002250AD"/>
    <w:rsid w:val="002257AD"/>
    <w:rsid w:val="002257F1"/>
    <w:rsid w:val="002272DC"/>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1A"/>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E84"/>
    <w:rsid w:val="00260164"/>
    <w:rsid w:val="002601AE"/>
    <w:rsid w:val="002603FB"/>
    <w:rsid w:val="00261AC5"/>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2015"/>
    <w:rsid w:val="0027292D"/>
    <w:rsid w:val="00273F26"/>
    <w:rsid w:val="002744B2"/>
    <w:rsid w:val="002754F7"/>
    <w:rsid w:val="002756BC"/>
    <w:rsid w:val="00276ABA"/>
    <w:rsid w:val="00276C9F"/>
    <w:rsid w:val="00277564"/>
    <w:rsid w:val="00277C1C"/>
    <w:rsid w:val="00277F56"/>
    <w:rsid w:val="002800ED"/>
    <w:rsid w:val="002805D6"/>
    <w:rsid w:val="00280C7D"/>
    <w:rsid w:val="00281B1E"/>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C15"/>
    <w:rsid w:val="002904C6"/>
    <w:rsid w:val="00290B38"/>
    <w:rsid w:val="00292333"/>
    <w:rsid w:val="002925F8"/>
    <w:rsid w:val="00292CE1"/>
    <w:rsid w:val="00293C19"/>
    <w:rsid w:val="00293CC3"/>
    <w:rsid w:val="002940CE"/>
    <w:rsid w:val="00294459"/>
    <w:rsid w:val="0029449C"/>
    <w:rsid w:val="002958A0"/>
    <w:rsid w:val="00296F64"/>
    <w:rsid w:val="002971A6"/>
    <w:rsid w:val="002974D3"/>
    <w:rsid w:val="002975A1"/>
    <w:rsid w:val="00297A3F"/>
    <w:rsid w:val="00297C0B"/>
    <w:rsid w:val="00297FB8"/>
    <w:rsid w:val="002A0D20"/>
    <w:rsid w:val="002A1D3C"/>
    <w:rsid w:val="002A1F97"/>
    <w:rsid w:val="002A2AAF"/>
    <w:rsid w:val="002A2FD1"/>
    <w:rsid w:val="002A3CC6"/>
    <w:rsid w:val="002A472C"/>
    <w:rsid w:val="002A47FC"/>
    <w:rsid w:val="002B0E4D"/>
    <w:rsid w:val="002B14B6"/>
    <w:rsid w:val="002B17D6"/>
    <w:rsid w:val="002B18F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5BA"/>
    <w:rsid w:val="002C4BDB"/>
    <w:rsid w:val="002C4F31"/>
    <w:rsid w:val="002C5325"/>
    <w:rsid w:val="002C641F"/>
    <w:rsid w:val="002C6AEF"/>
    <w:rsid w:val="002C6DFB"/>
    <w:rsid w:val="002C7308"/>
    <w:rsid w:val="002C7CBF"/>
    <w:rsid w:val="002D052B"/>
    <w:rsid w:val="002D0853"/>
    <w:rsid w:val="002D0DC6"/>
    <w:rsid w:val="002D1B6A"/>
    <w:rsid w:val="002D23BB"/>
    <w:rsid w:val="002D26A4"/>
    <w:rsid w:val="002D2E8A"/>
    <w:rsid w:val="002D39DA"/>
    <w:rsid w:val="002D413D"/>
    <w:rsid w:val="002D430D"/>
    <w:rsid w:val="002D5071"/>
    <w:rsid w:val="002D5218"/>
    <w:rsid w:val="002D57B1"/>
    <w:rsid w:val="002D63F7"/>
    <w:rsid w:val="002D6F66"/>
    <w:rsid w:val="002D7200"/>
    <w:rsid w:val="002D73D5"/>
    <w:rsid w:val="002D7474"/>
    <w:rsid w:val="002E07AD"/>
    <w:rsid w:val="002E0FE4"/>
    <w:rsid w:val="002E134C"/>
    <w:rsid w:val="002E206E"/>
    <w:rsid w:val="002E20BC"/>
    <w:rsid w:val="002E2547"/>
    <w:rsid w:val="002E263B"/>
    <w:rsid w:val="002E270E"/>
    <w:rsid w:val="002E327E"/>
    <w:rsid w:val="002E3AF3"/>
    <w:rsid w:val="002E4048"/>
    <w:rsid w:val="002E40B5"/>
    <w:rsid w:val="002E421A"/>
    <w:rsid w:val="002E47D2"/>
    <w:rsid w:val="002E5492"/>
    <w:rsid w:val="002E5B8E"/>
    <w:rsid w:val="002E5CA6"/>
    <w:rsid w:val="002E6327"/>
    <w:rsid w:val="002E6467"/>
    <w:rsid w:val="002E655B"/>
    <w:rsid w:val="002E6AA0"/>
    <w:rsid w:val="002E6DF5"/>
    <w:rsid w:val="002E6F38"/>
    <w:rsid w:val="002E7CE7"/>
    <w:rsid w:val="002F042E"/>
    <w:rsid w:val="002F0973"/>
    <w:rsid w:val="002F0E2D"/>
    <w:rsid w:val="002F126A"/>
    <w:rsid w:val="002F12CB"/>
    <w:rsid w:val="002F1A63"/>
    <w:rsid w:val="002F2AA6"/>
    <w:rsid w:val="002F3517"/>
    <w:rsid w:val="002F35C9"/>
    <w:rsid w:val="002F3C50"/>
    <w:rsid w:val="002F43F2"/>
    <w:rsid w:val="002F49F7"/>
    <w:rsid w:val="002F59B4"/>
    <w:rsid w:val="002F6475"/>
    <w:rsid w:val="002F6B48"/>
    <w:rsid w:val="002F74E5"/>
    <w:rsid w:val="0030086C"/>
    <w:rsid w:val="00300D1B"/>
    <w:rsid w:val="003018F4"/>
    <w:rsid w:val="00301B7C"/>
    <w:rsid w:val="00302468"/>
    <w:rsid w:val="003031FD"/>
    <w:rsid w:val="00303ED5"/>
    <w:rsid w:val="0030443A"/>
    <w:rsid w:val="0030501B"/>
    <w:rsid w:val="00305106"/>
    <w:rsid w:val="0030540F"/>
    <w:rsid w:val="00305806"/>
    <w:rsid w:val="0030606C"/>
    <w:rsid w:val="003060DE"/>
    <w:rsid w:val="00306CD6"/>
    <w:rsid w:val="00307AF5"/>
    <w:rsid w:val="00310198"/>
    <w:rsid w:val="00311847"/>
    <w:rsid w:val="00311F96"/>
    <w:rsid w:val="00313093"/>
    <w:rsid w:val="00313BA0"/>
    <w:rsid w:val="0031424C"/>
    <w:rsid w:val="0031432A"/>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B71"/>
    <w:rsid w:val="00324429"/>
    <w:rsid w:val="00324901"/>
    <w:rsid w:val="00324D4C"/>
    <w:rsid w:val="00324E5B"/>
    <w:rsid w:val="00325AFD"/>
    <w:rsid w:val="00326BE6"/>
    <w:rsid w:val="003274C0"/>
    <w:rsid w:val="00327C1C"/>
    <w:rsid w:val="00330A12"/>
    <w:rsid w:val="00332361"/>
    <w:rsid w:val="00332470"/>
    <w:rsid w:val="003326C6"/>
    <w:rsid w:val="00332966"/>
    <w:rsid w:val="00333570"/>
    <w:rsid w:val="0033385F"/>
    <w:rsid w:val="00333EB1"/>
    <w:rsid w:val="00334048"/>
    <w:rsid w:val="003347B1"/>
    <w:rsid w:val="00334C55"/>
    <w:rsid w:val="003363C3"/>
    <w:rsid w:val="00336B47"/>
    <w:rsid w:val="00336D9A"/>
    <w:rsid w:val="003377DA"/>
    <w:rsid w:val="0034097A"/>
    <w:rsid w:val="003409AA"/>
    <w:rsid w:val="003416C7"/>
    <w:rsid w:val="00341713"/>
    <w:rsid w:val="00341DB0"/>
    <w:rsid w:val="00342345"/>
    <w:rsid w:val="00343486"/>
    <w:rsid w:val="0034391C"/>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5090C"/>
    <w:rsid w:val="003509BB"/>
    <w:rsid w:val="00350CBE"/>
    <w:rsid w:val="003525FE"/>
    <w:rsid w:val="003526D0"/>
    <w:rsid w:val="00352FA7"/>
    <w:rsid w:val="003537F4"/>
    <w:rsid w:val="00353832"/>
    <w:rsid w:val="0035499C"/>
    <w:rsid w:val="00354BE4"/>
    <w:rsid w:val="00354D35"/>
    <w:rsid w:val="00355235"/>
    <w:rsid w:val="00355DD2"/>
    <w:rsid w:val="0035643E"/>
    <w:rsid w:val="0035655B"/>
    <w:rsid w:val="00356C45"/>
    <w:rsid w:val="003602C4"/>
    <w:rsid w:val="003617F4"/>
    <w:rsid w:val="00363B8D"/>
    <w:rsid w:val="003641D0"/>
    <w:rsid w:val="00364A75"/>
    <w:rsid w:val="00365484"/>
    <w:rsid w:val="003665A2"/>
    <w:rsid w:val="00366DF4"/>
    <w:rsid w:val="00366EBE"/>
    <w:rsid w:val="00367799"/>
    <w:rsid w:val="00367A2B"/>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90743"/>
    <w:rsid w:val="003912AA"/>
    <w:rsid w:val="0039188B"/>
    <w:rsid w:val="003922D5"/>
    <w:rsid w:val="0039302D"/>
    <w:rsid w:val="003937BE"/>
    <w:rsid w:val="00393AD1"/>
    <w:rsid w:val="00393C9B"/>
    <w:rsid w:val="003943C4"/>
    <w:rsid w:val="00394411"/>
    <w:rsid w:val="00394516"/>
    <w:rsid w:val="0039479F"/>
    <w:rsid w:val="0039611D"/>
    <w:rsid w:val="00396389"/>
    <w:rsid w:val="003965AA"/>
    <w:rsid w:val="00396BAD"/>
    <w:rsid w:val="0039755C"/>
    <w:rsid w:val="003A014F"/>
    <w:rsid w:val="003A0BAB"/>
    <w:rsid w:val="003A0CB4"/>
    <w:rsid w:val="003A0EDD"/>
    <w:rsid w:val="003A117A"/>
    <w:rsid w:val="003A14A0"/>
    <w:rsid w:val="003A175C"/>
    <w:rsid w:val="003A1CA2"/>
    <w:rsid w:val="003A2BC5"/>
    <w:rsid w:val="003A2C46"/>
    <w:rsid w:val="003A2E3D"/>
    <w:rsid w:val="003A344E"/>
    <w:rsid w:val="003A5B2B"/>
    <w:rsid w:val="003A6B1D"/>
    <w:rsid w:val="003A6E97"/>
    <w:rsid w:val="003A7C42"/>
    <w:rsid w:val="003A7E34"/>
    <w:rsid w:val="003B0375"/>
    <w:rsid w:val="003B047D"/>
    <w:rsid w:val="003B0902"/>
    <w:rsid w:val="003B0E83"/>
    <w:rsid w:val="003B134D"/>
    <w:rsid w:val="003B1C25"/>
    <w:rsid w:val="003B2BF6"/>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4B45"/>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4301"/>
    <w:rsid w:val="003D4727"/>
    <w:rsid w:val="003D48AE"/>
    <w:rsid w:val="003D4A2C"/>
    <w:rsid w:val="003D4DFC"/>
    <w:rsid w:val="003D52F0"/>
    <w:rsid w:val="003D553D"/>
    <w:rsid w:val="003D5814"/>
    <w:rsid w:val="003D6938"/>
    <w:rsid w:val="003D6BC5"/>
    <w:rsid w:val="003E03C0"/>
    <w:rsid w:val="003E0BDE"/>
    <w:rsid w:val="003E0BFA"/>
    <w:rsid w:val="003E1EBA"/>
    <w:rsid w:val="003E2416"/>
    <w:rsid w:val="003E2C4D"/>
    <w:rsid w:val="003E3197"/>
    <w:rsid w:val="003E3BA9"/>
    <w:rsid w:val="003E3F30"/>
    <w:rsid w:val="003E439F"/>
    <w:rsid w:val="003E47AD"/>
    <w:rsid w:val="003E4A0A"/>
    <w:rsid w:val="003E4A83"/>
    <w:rsid w:val="003E4CCF"/>
    <w:rsid w:val="003E501D"/>
    <w:rsid w:val="003E5367"/>
    <w:rsid w:val="003E5674"/>
    <w:rsid w:val="003E66A1"/>
    <w:rsid w:val="003E7000"/>
    <w:rsid w:val="003E7286"/>
    <w:rsid w:val="003F09FA"/>
    <w:rsid w:val="003F0B24"/>
    <w:rsid w:val="003F1B2B"/>
    <w:rsid w:val="003F288F"/>
    <w:rsid w:val="003F28BE"/>
    <w:rsid w:val="003F30C9"/>
    <w:rsid w:val="003F3A04"/>
    <w:rsid w:val="003F3AF5"/>
    <w:rsid w:val="003F51AD"/>
    <w:rsid w:val="003F53A1"/>
    <w:rsid w:val="003F56AF"/>
    <w:rsid w:val="003F5CC6"/>
    <w:rsid w:val="003F77DB"/>
    <w:rsid w:val="003F7B64"/>
    <w:rsid w:val="004000E7"/>
    <w:rsid w:val="00400172"/>
    <w:rsid w:val="004009D7"/>
    <w:rsid w:val="00400EAD"/>
    <w:rsid w:val="00401203"/>
    <w:rsid w:val="004014F0"/>
    <w:rsid w:val="00401EC8"/>
    <w:rsid w:val="00401EE6"/>
    <w:rsid w:val="00401FCC"/>
    <w:rsid w:val="00402660"/>
    <w:rsid w:val="00402C4F"/>
    <w:rsid w:val="00402CCC"/>
    <w:rsid w:val="00402ED7"/>
    <w:rsid w:val="00403025"/>
    <w:rsid w:val="00403486"/>
    <w:rsid w:val="00404D1F"/>
    <w:rsid w:val="00404E05"/>
    <w:rsid w:val="00405980"/>
    <w:rsid w:val="004059B4"/>
    <w:rsid w:val="004065EC"/>
    <w:rsid w:val="00406AE4"/>
    <w:rsid w:val="00406F59"/>
    <w:rsid w:val="004071B4"/>
    <w:rsid w:val="004073AA"/>
    <w:rsid w:val="00407C83"/>
    <w:rsid w:val="00410077"/>
    <w:rsid w:val="004106CE"/>
    <w:rsid w:val="00410DAE"/>
    <w:rsid w:val="00410DBD"/>
    <w:rsid w:val="00410F35"/>
    <w:rsid w:val="00410FB4"/>
    <w:rsid w:val="00411363"/>
    <w:rsid w:val="00412C3A"/>
    <w:rsid w:val="00414A73"/>
    <w:rsid w:val="00414F59"/>
    <w:rsid w:val="004155C1"/>
    <w:rsid w:val="0041597F"/>
    <w:rsid w:val="00415A8E"/>
    <w:rsid w:val="00416788"/>
    <w:rsid w:val="00416BE3"/>
    <w:rsid w:val="004178D6"/>
    <w:rsid w:val="004203E5"/>
    <w:rsid w:val="00420F1C"/>
    <w:rsid w:val="00421294"/>
    <w:rsid w:val="0042150F"/>
    <w:rsid w:val="00421926"/>
    <w:rsid w:val="00421FD6"/>
    <w:rsid w:val="004224EF"/>
    <w:rsid w:val="00423678"/>
    <w:rsid w:val="00423C75"/>
    <w:rsid w:val="00424956"/>
    <w:rsid w:val="00424B44"/>
    <w:rsid w:val="00425460"/>
    <w:rsid w:val="0042585C"/>
    <w:rsid w:val="004261FD"/>
    <w:rsid w:val="004270F5"/>
    <w:rsid w:val="004273A6"/>
    <w:rsid w:val="0043054B"/>
    <w:rsid w:val="0043055A"/>
    <w:rsid w:val="004307B3"/>
    <w:rsid w:val="004309D2"/>
    <w:rsid w:val="00430AC0"/>
    <w:rsid w:val="004315E0"/>
    <w:rsid w:val="00432191"/>
    <w:rsid w:val="0043260E"/>
    <w:rsid w:val="00432C48"/>
    <w:rsid w:val="00432CAC"/>
    <w:rsid w:val="00433511"/>
    <w:rsid w:val="004338F9"/>
    <w:rsid w:val="00433F0F"/>
    <w:rsid w:val="00434041"/>
    <w:rsid w:val="00434A10"/>
    <w:rsid w:val="00435342"/>
    <w:rsid w:val="0043556E"/>
    <w:rsid w:val="00435A5A"/>
    <w:rsid w:val="00435F79"/>
    <w:rsid w:val="00436C37"/>
    <w:rsid w:val="00436E69"/>
    <w:rsid w:val="00437605"/>
    <w:rsid w:val="004408D9"/>
    <w:rsid w:val="00441942"/>
    <w:rsid w:val="00441AFC"/>
    <w:rsid w:val="00441EB2"/>
    <w:rsid w:val="00442E35"/>
    <w:rsid w:val="00442EC7"/>
    <w:rsid w:val="00443F1F"/>
    <w:rsid w:val="00444151"/>
    <w:rsid w:val="0044454E"/>
    <w:rsid w:val="004449BE"/>
    <w:rsid w:val="0044610D"/>
    <w:rsid w:val="0044633C"/>
    <w:rsid w:val="004464AF"/>
    <w:rsid w:val="0045007C"/>
    <w:rsid w:val="00450515"/>
    <w:rsid w:val="00451990"/>
    <w:rsid w:val="004524DF"/>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3B28"/>
    <w:rsid w:val="00464C58"/>
    <w:rsid w:val="00464DFD"/>
    <w:rsid w:val="00465B16"/>
    <w:rsid w:val="00466072"/>
    <w:rsid w:val="004661C3"/>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5EEA"/>
    <w:rsid w:val="00476198"/>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5A"/>
    <w:rsid w:val="00487344"/>
    <w:rsid w:val="00487A48"/>
    <w:rsid w:val="004908D4"/>
    <w:rsid w:val="0049260E"/>
    <w:rsid w:val="0049267D"/>
    <w:rsid w:val="004931CF"/>
    <w:rsid w:val="00495059"/>
    <w:rsid w:val="004951AC"/>
    <w:rsid w:val="00497B7E"/>
    <w:rsid w:val="00497B98"/>
    <w:rsid w:val="00497F57"/>
    <w:rsid w:val="004A02B6"/>
    <w:rsid w:val="004A048D"/>
    <w:rsid w:val="004A0A9F"/>
    <w:rsid w:val="004A1DCB"/>
    <w:rsid w:val="004A2237"/>
    <w:rsid w:val="004A297F"/>
    <w:rsid w:val="004A32B3"/>
    <w:rsid w:val="004A3CB2"/>
    <w:rsid w:val="004A3D45"/>
    <w:rsid w:val="004A462F"/>
    <w:rsid w:val="004A50FE"/>
    <w:rsid w:val="004A52C8"/>
    <w:rsid w:val="004A530C"/>
    <w:rsid w:val="004A5F22"/>
    <w:rsid w:val="004A71C5"/>
    <w:rsid w:val="004B0AD4"/>
    <w:rsid w:val="004B1CF0"/>
    <w:rsid w:val="004B2174"/>
    <w:rsid w:val="004B2309"/>
    <w:rsid w:val="004B2936"/>
    <w:rsid w:val="004B2E4D"/>
    <w:rsid w:val="004B3303"/>
    <w:rsid w:val="004B3C2C"/>
    <w:rsid w:val="004B3EAA"/>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2B4A"/>
    <w:rsid w:val="004C2CEA"/>
    <w:rsid w:val="004C2D3D"/>
    <w:rsid w:val="004C34DC"/>
    <w:rsid w:val="004C38AD"/>
    <w:rsid w:val="004C3D00"/>
    <w:rsid w:val="004C40D9"/>
    <w:rsid w:val="004C4174"/>
    <w:rsid w:val="004C42B3"/>
    <w:rsid w:val="004C4BCB"/>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E6F1D"/>
    <w:rsid w:val="004F009A"/>
    <w:rsid w:val="004F01D9"/>
    <w:rsid w:val="004F0234"/>
    <w:rsid w:val="004F0B43"/>
    <w:rsid w:val="004F107C"/>
    <w:rsid w:val="004F20B1"/>
    <w:rsid w:val="004F26EE"/>
    <w:rsid w:val="004F4B38"/>
    <w:rsid w:val="004F4C22"/>
    <w:rsid w:val="004F4E29"/>
    <w:rsid w:val="004F5AB3"/>
    <w:rsid w:val="004F694F"/>
    <w:rsid w:val="004F6993"/>
    <w:rsid w:val="004F6B22"/>
    <w:rsid w:val="004F76F4"/>
    <w:rsid w:val="00500A4A"/>
    <w:rsid w:val="0050121E"/>
    <w:rsid w:val="00502165"/>
    <w:rsid w:val="0050300B"/>
    <w:rsid w:val="005032B8"/>
    <w:rsid w:val="00503490"/>
    <w:rsid w:val="0050359E"/>
    <w:rsid w:val="005037BF"/>
    <w:rsid w:val="00503B8A"/>
    <w:rsid w:val="00503D1B"/>
    <w:rsid w:val="00504033"/>
    <w:rsid w:val="00504D78"/>
    <w:rsid w:val="00505792"/>
    <w:rsid w:val="00505F54"/>
    <w:rsid w:val="005060CC"/>
    <w:rsid w:val="00506B8E"/>
    <w:rsid w:val="00506FB4"/>
    <w:rsid w:val="00507605"/>
    <w:rsid w:val="00510F2B"/>
    <w:rsid w:val="0051125B"/>
    <w:rsid w:val="00512066"/>
    <w:rsid w:val="00512137"/>
    <w:rsid w:val="005121D2"/>
    <w:rsid w:val="005121D3"/>
    <w:rsid w:val="00512361"/>
    <w:rsid w:val="00512B70"/>
    <w:rsid w:val="00512E21"/>
    <w:rsid w:val="00512FEB"/>
    <w:rsid w:val="005136B1"/>
    <w:rsid w:val="005139ED"/>
    <w:rsid w:val="005140ED"/>
    <w:rsid w:val="0051501D"/>
    <w:rsid w:val="00517C4B"/>
    <w:rsid w:val="00517C7A"/>
    <w:rsid w:val="00517D7B"/>
    <w:rsid w:val="0052036D"/>
    <w:rsid w:val="0052072D"/>
    <w:rsid w:val="00520ECF"/>
    <w:rsid w:val="00521684"/>
    <w:rsid w:val="00521790"/>
    <w:rsid w:val="005217A5"/>
    <w:rsid w:val="00521BCB"/>
    <w:rsid w:val="00521CE9"/>
    <w:rsid w:val="00521F88"/>
    <w:rsid w:val="00522E1F"/>
    <w:rsid w:val="005231BD"/>
    <w:rsid w:val="00523840"/>
    <w:rsid w:val="00524657"/>
    <w:rsid w:val="0052481B"/>
    <w:rsid w:val="00524D34"/>
    <w:rsid w:val="00524DCB"/>
    <w:rsid w:val="0052501C"/>
    <w:rsid w:val="0052524E"/>
    <w:rsid w:val="005256C6"/>
    <w:rsid w:val="00525B1B"/>
    <w:rsid w:val="00527608"/>
    <w:rsid w:val="00527904"/>
    <w:rsid w:val="00530860"/>
    <w:rsid w:val="00530BF2"/>
    <w:rsid w:val="005313E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704"/>
    <w:rsid w:val="00541CB3"/>
    <w:rsid w:val="00541D2A"/>
    <w:rsid w:val="00541D49"/>
    <w:rsid w:val="00541F2A"/>
    <w:rsid w:val="0054206B"/>
    <w:rsid w:val="0054349B"/>
    <w:rsid w:val="00543BF3"/>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CC6"/>
    <w:rsid w:val="00554F42"/>
    <w:rsid w:val="005552F3"/>
    <w:rsid w:val="005557BE"/>
    <w:rsid w:val="00556549"/>
    <w:rsid w:val="00556626"/>
    <w:rsid w:val="00556EDE"/>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330"/>
    <w:rsid w:val="005807BA"/>
    <w:rsid w:val="005812D0"/>
    <w:rsid w:val="005816BD"/>
    <w:rsid w:val="00581E1F"/>
    <w:rsid w:val="00582198"/>
    <w:rsid w:val="005822CA"/>
    <w:rsid w:val="005825E4"/>
    <w:rsid w:val="00582861"/>
    <w:rsid w:val="00583BB3"/>
    <w:rsid w:val="00583DAD"/>
    <w:rsid w:val="005844C2"/>
    <w:rsid w:val="00584CD9"/>
    <w:rsid w:val="0058599C"/>
    <w:rsid w:val="005860BC"/>
    <w:rsid w:val="0058689C"/>
    <w:rsid w:val="005869A9"/>
    <w:rsid w:val="005877CC"/>
    <w:rsid w:val="0059013E"/>
    <w:rsid w:val="00590529"/>
    <w:rsid w:val="00590A0E"/>
    <w:rsid w:val="005913C3"/>
    <w:rsid w:val="0059155F"/>
    <w:rsid w:val="005925F8"/>
    <w:rsid w:val="00592976"/>
    <w:rsid w:val="00592E99"/>
    <w:rsid w:val="005930B1"/>
    <w:rsid w:val="00593596"/>
    <w:rsid w:val="00593977"/>
    <w:rsid w:val="00594116"/>
    <w:rsid w:val="005947D7"/>
    <w:rsid w:val="00595B2E"/>
    <w:rsid w:val="00595F01"/>
    <w:rsid w:val="005972AA"/>
    <w:rsid w:val="00597505"/>
    <w:rsid w:val="00597643"/>
    <w:rsid w:val="00597915"/>
    <w:rsid w:val="005979F2"/>
    <w:rsid w:val="005A12F9"/>
    <w:rsid w:val="005A130C"/>
    <w:rsid w:val="005A1CEB"/>
    <w:rsid w:val="005A3647"/>
    <w:rsid w:val="005A379B"/>
    <w:rsid w:val="005A3AA0"/>
    <w:rsid w:val="005A3FD5"/>
    <w:rsid w:val="005A46FA"/>
    <w:rsid w:val="005A594E"/>
    <w:rsid w:val="005A5F4F"/>
    <w:rsid w:val="005A6081"/>
    <w:rsid w:val="005A656E"/>
    <w:rsid w:val="005A6C49"/>
    <w:rsid w:val="005A6EF8"/>
    <w:rsid w:val="005A70DA"/>
    <w:rsid w:val="005B0B3E"/>
    <w:rsid w:val="005B0C60"/>
    <w:rsid w:val="005B0E31"/>
    <w:rsid w:val="005B13F4"/>
    <w:rsid w:val="005B192B"/>
    <w:rsid w:val="005B1CA4"/>
    <w:rsid w:val="005B1DEF"/>
    <w:rsid w:val="005B2B34"/>
    <w:rsid w:val="005B37A7"/>
    <w:rsid w:val="005B3829"/>
    <w:rsid w:val="005B4784"/>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55AD"/>
    <w:rsid w:val="005C605D"/>
    <w:rsid w:val="005C62C8"/>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989"/>
    <w:rsid w:val="005D3BDB"/>
    <w:rsid w:val="005D3E3D"/>
    <w:rsid w:val="005D4C0F"/>
    <w:rsid w:val="005D4E11"/>
    <w:rsid w:val="005D4EE1"/>
    <w:rsid w:val="005D4FA1"/>
    <w:rsid w:val="005D5F7F"/>
    <w:rsid w:val="005D6960"/>
    <w:rsid w:val="005D696F"/>
    <w:rsid w:val="005D76FD"/>
    <w:rsid w:val="005D798A"/>
    <w:rsid w:val="005D7DD0"/>
    <w:rsid w:val="005E07F3"/>
    <w:rsid w:val="005E0A77"/>
    <w:rsid w:val="005E0D39"/>
    <w:rsid w:val="005E2553"/>
    <w:rsid w:val="005E2660"/>
    <w:rsid w:val="005E2ED2"/>
    <w:rsid w:val="005E33D9"/>
    <w:rsid w:val="005E35E7"/>
    <w:rsid w:val="005E476D"/>
    <w:rsid w:val="005E4E6B"/>
    <w:rsid w:val="005E5CED"/>
    <w:rsid w:val="005E64B6"/>
    <w:rsid w:val="005E7058"/>
    <w:rsid w:val="005E7B44"/>
    <w:rsid w:val="005F0276"/>
    <w:rsid w:val="005F095B"/>
    <w:rsid w:val="005F0E8A"/>
    <w:rsid w:val="005F2137"/>
    <w:rsid w:val="005F3E9D"/>
    <w:rsid w:val="005F4F60"/>
    <w:rsid w:val="005F5C37"/>
    <w:rsid w:val="005F6174"/>
    <w:rsid w:val="005F61F3"/>
    <w:rsid w:val="005F6393"/>
    <w:rsid w:val="006006DC"/>
    <w:rsid w:val="00600FBB"/>
    <w:rsid w:val="00602010"/>
    <w:rsid w:val="00603903"/>
    <w:rsid w:val="00604227"/>
    <w:rsid w:val="00604448"/>
    <w:rsid w:val="00604471"/>
    <w:rsid w:val="00604DD2"/>
    <w:rsid w:val="00604DFD"/>
    <w:rsid w:val="00604DF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0E78"/>
    <w:rsid w:val="006215DF"/>
    <w:rsid w:val="00622012"/>
    <w:rsid w:val="0062201D"/>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D2E"/>
    <w:rsid w:val="006345F4"/>
    <w:rsid w:val="00634ED9"/>
    <w:rsid w:val="00634FDC"/>
    <w:rsid w:val="006350CA"/>
    <w:rsid w:val="00635245"/>
    <w:rsid w:val="006363B3"/>
    <w:rsid w:val="00636885"/>
    <w:rsid w:val="0063695B"/>
    <w:rsid w:val="006369DE"/>
    <w:rsid w:val="00636E01"/>
    <w:rsid w:val="00637186"/>
    <w:rsid w:val="00637CDD"/>
    <w:rsid w:val="00637D4D"/>
    <w:rsid w:val="00640A83"/>
    <w:rsid w:val="00640AF9"/>
    <w:rsid w:val="00642640"/>
    <w:rsid w:val="0064287E"/>
    <w:rsid w:val="00642EA3"/>
    <w:rsid w:val="00642FA9"/>
    <w:rsid w:val="006435F8"/>
    <w:rsid w:val="006436B1"/>
    <w:rsid w:val="00643E83"/>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658"/>
    <w:rsid w:val="00652A21"/>
    <w:rsid w:val="00652ECD"/>
    <w:rsid w:val="00653004"/>
    <w:rsid w:val="00653CE6"/>
    <w:rsid w:val="00654E4F"/>
    <w:rsid w:val="00654F27"/>
    <w:rsid w:val="006550F3"/>
    <w:rsid w:val="00655902"/>
    <w:rsid w:val="00656EDE"/>
    <w:rsid w:val="00656F7B"/>
    <w:rsid w:val="0065798B"/>
    <w:rsid w:val="0066022E"/>
    <w:rsid w:val="00660385"/>
    <w:rsid w:val="00660AD8"/>
    <w:rsid w:val="006617D5"/>
    <w:rsid w:val="00662810"/>
    <w:rsid w:val="00663CB2"/>
    <w:rsid w:val="006640E2"/>
    <w:rsid w:val="006648D3"/>
    <w:rsid w:val="00664E42"/>
    <w:rsid w:val="006653EE"/>
    <w:rsid w:val="00665875"/>
    <w:rsid w:val="00666709"/>
    <w:rsid w:val="00670072"/>
    <w:rsid w:val="00670628"/>
    <w:rsid w:val="00670A2F"/>
    <w:rsid w:val="006712BD"/>
    <w:rsid w:val="00671A3D"/>
    <w:rsid w:val="00671A78"/>
    <w:rsid w:val="00671BC7"/>
    <w:rsid w:val="0067457C"/>
    <w:rsid w:val="00674BB1"/>
    <w:rsid w:val="00674D08"/>
    <w:rsid w:val="006751F1"/>
    <w:rsid w:val="00676391"/>
    <w:rsid w:val="006771A4"/>
    <w:rsid w:val="0068060C"/>
    <w:rsid w:val="00681B19"/>
    <w:rsid w:val="0068292B"/>
    <w:rsid w:val="00682D49"/>
    <w:rsid w:val="00682D83"/>
    <w:rsid w:val="0068335D"/>
    <w:rsid w:val="00683588"/>
    <w:rsid w:val="00684363"/>
    <w:rsid w:val="006844F0"/>
    <w:rsid w:val="0068465D"/>
    <w:rsid w:val="00684888"/>
    <w:rsid w:val="006848D8"/>
    <w:rsid w:val="00684A15"/>
    <w:rsid w:val="00684C45"/>
    <w:rsid w:val="00684DFC"/>
    <w:rsid w:val="0068595A"/>
    <w:rsid w:val="006859FB"/>
    <w:rsid w:val="00685DAD"/>
    <w:rsid w:val="00686296"/>
    <w:rsid w:val="006869C3"/>
    <w:rsid w:val="006872B0"/>
    <w:rsid w:val="006908AA"/>
    <w:rsid w:val="00690BE7"/>
    <w:rsid w:val="00690E89"/>
    <w:rsid w:val="006910FB"/>
    <w:rsid w:val="006918E5"/>
    <w:rsid w:val="00691943"/>
    <w:rsid w:val="00692F3A"/>
    <w:rsid w:val="00693B2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E4B"/>
    <w:rsid w:val="006A4EFA"/>
    <w:rsid w:val="006A5DCF"/>
    <w:rsid w:val="006A677B"/>
    <w:rsid w:val="006A6B1F"/>
    <w:rsid w:val="006A77FD"/>
    <w:rsid w:val="006A782B"/>
    <w:rsid w:val="006B080B"/>
    <w:rsid w:val="006B1806"/>
    <w:rsid w:val="006B1AEA"/>
    <w:rsid w:val="006B3C8A"/>
    <w:rsid w:val="006B4732"/>
    <w:rsid w:val="006B4873"/>
    <w:rsid w:val="006B4D3F"/>
    <w:rsid w:val="006B53F4"/>
    <w:rsid w:val="006B5C60"/>
    <w:rsid w:val="006B5E2E"/>
    <w:rsid w:val="006B6412"/>
    <w:rsid w:val="006B69B8"/>
    <w:rsid w:val="006B7B97"/>
    <w:rsid w:val="006C02D6"/>
    <w:rsid w:val="006C08C6"/>
    <w:rsid w:val="006C133C"/>
    <w:rsid w:val="006C1562"/>
    <w:rsid w:val="006C2AF8"/>
    <w:rsid w:val="006C3690"/>
    <w:rsid w:val="006C3CE2"/>
    <w:rsid w:val="006C591E"/>
    <w:rsid w:val="006C5B2C"/>
    <w:rsid w:val="006C609E"/>
    <w:rsid w:val="006C62FA"/>
    <w:rsid w:val="006C7110"/>
    <w:rsid w:val="006D03D5"/>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2CF0"/>
    <w:rsid w:val="006E46D0"/>
    <w:rsid w:val="006E4D84"/>
    <w:rsid w:val="006E57F5"/>
    <w:rsid w:val="006E6B7D"/>
    <w:rsid w:val="006E6E2D"/>
    <w:rsid w:val="006E761F"/>
    <w:rsid w:val="006F0508"/>
    <w:rsid w:val="006F0E6A"/>
    <w:rsid w:val="006F106F"/>
    <w:rsid w:val="006F1880"/>
    <w:rsid w:val="006F1C5C"/>
    <w:rsid w:val="006F2740"/>
    <w:rsid w:val="006F2E1C"/>
    <w:rsid w:val="006F2F4C"/>
    <w:rsid w:val="006F4618"/>
    <w:rsid w:val="006F5087"/>
    <w:rsid w:val="006F53FA"/>
    <w:rsid w:val="006F55ED"/>
    <w:rsid w:val="006F598F"/>
    <w:rsid w:val="006F5A3C"/>
    <w:rsid w:val="006F5B4D"/>
    <w:rsid w:val="006F5E0F"/>
    <w:rsid w:val="006F6150"/>
    <w:rsid w:val="006F6291"/>
    <w:rsid w:val="006F7B46"/>
    <w:rsid w:val="00700B1D"/>
    <w:rsid w:val="007022CE"/>
    <w:rsid w:val="0070241E"/>
    <w:rsid w:val="00702EF5"/>
    <w:rsid w:val="00703711"/>
    <w:rsid w:val="00703982"/>
    <w:rsid w:val="007047B0"/>
    <w:rsid w:val="007048B2"/>
    <w:rsid w:val="00704D62"/>
    <w:rsid w:val="00705476"/>
    <w:rsid w:val="007055AF"/>
    <w:rsid w:val="00705A15"/>
    <w:rsid w:val="00706836"/>
    <w:rsid w:val="00710783"/>
    <w:rsid w:val="00711701"/>
    <w:rsid w:val="00711B23"/>
    <w:rsid w:val="007123C3"/>
    <w:rsid w:val="00712913"/>
    <w:rsid w:val="0071294C"/>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46"/>
    <w:rsid w:val="007247E9"/>
    <w:rsid w:val="00724875"/>
    <w:rsid w:val="00724921"/>
    <w:rsid w:val="0072527B"/>
    <w:rsid w:val="007252FF"/>
    <w:rsid w:val="00725C11"/>
    <w:rsid w:val="00726F54"/>
    <w:rsid w:val="00727DB2"/>
    <w:rsid w:val="0073056B"/>
    <w:rsid w:val="00730668"/>
    <w:rsid w:val="007310D5"/>
    <w:rsid w:val="00732403"/>
    <w:rsid w:val="0073280F"/>
    <w:rsid w:val="00732BF5"/>
    <w:rsid w:val="0073325E"/>
    <w:rsid w:val="007332B7"/>
    <w:rsid w:val="00733C80"/>
    <w:rsid w:val="007341A4"/>
    <w:rsid w:val="00734692"/>
    <w:rsid w:val="00734B6E"/>
    <w:rsid w:val="007359F8"/>
    <w:rsid w:val="00735F36"/>
    <w:rsid w:val="007360B7"/>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A37"/>
    <w:rsid w:val="007503DF"/>
    <w:rsid w:val="007503F0"/>
    <w:rsid w:val="007506E8"/>
    <w:rsid w:val="00750F53"/>
    <w:rsid w:val="0075161A"/>
    <w:rsid w:val="00751C5A"/>
    <w:rsid w:val="00753091"/>
    <w:rsid w:val="007532DC"/>
    <w:rsid w:val="00753A90"/>
    <w:rsid w:val="0075486B"/>
    <w:rsid w:val="00754D78"/>
    <w:rsid w:val="00755CBB"/>
    <w:rsid w:val="00755E67"/>
    <w:rsid w:val="007569D4"/>
    <w:rsid w:val="00757348"/>
    <w:rsid w:val="00757981"/>
    <w:rsid w:val="00757DAD"/>
    <w:rsid w:val="007601EB"/>
    <w:rsid w:val="00761CF0"/>
    <w:rsid w:val="00761D2B"/>
    <w:rsid w:val="00761E3C"/>
    <w:rsid w:val="00762012"/>
    <w:rsid w:val="007630AF"/>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B25"/>
    <w:rsid w:val="00781D1C"/>
    <w:rsid w:val="00781E26"/>
    <w:rsid w:val="00783100"/>
    <w:rsid w:val="00783716"/>
    <w:rsid w:val="007841D7"/>
    <w:rsid w:val="0078473C"/>
    <w:rsid w:val="007847EA"/>
    <w:rsid w:val="007860BB"/>
    <w:rsid w:val="007863DE"/>
    <w:rsid w:val="007863ED"/>
    <w:rsid w:val="007875CB"/>
    <w:rsid w:val="007878B4"/>
    <w:rsid w:val="00787FFC"/>
    <w:rsid w:val="00792222"/>
    <w:rsid w:val="00792382"/>
    <w:rsid w:val="00793A76"/>
    <w:rsid w:val="007941CD"/>
    <w:rsid w:val="00794E39"/>
    <w:rsid w:val="007950DB"/>
    <w:rsid w:val="00795C1B"/>
    <w:rsid w:val="007963FB"/>
    <w:rsid w:val="00796588"/>
    <w:rsid w:val="00797B61"/>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34C"/>
    <w:rsid w:val="007B4898"/>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673B"/>
    <w:rsid w:val="007C76BD"/>
    <w:rsid w:val="007C77BB"/>
    <w:rsid w:val="007D0E71"/>
    <w:rsid w:val="007D1237"/>
    <w:rsid w:val="007D1C21"/>
    <w:rsid w:val="007D3633"/>
    <w:rsid w:val="007D381F"/>
    <w:rsid w:val="007D38D2"/>
    <w:rsid w:val="007D3CC6"/>
    <w:rsid w:val="007D47D5"/>
    <w:rsid w:val="007D4CA7"/>
    <w:rsid w:val="007D4D8A"/>
    <w:rsid w:val="007D4F24"/>
    <w:rsid w:val="007D53C0"/>
    <w:rsid w:val="007D55BF"/>
    <w:rsid w:val="007D5B17"/>
    <w:rsid w:val="007D6896"/>
    <w:rsid w:val="007D6A47"/>
    <w:rsid w:val="007D6E08"/>
    <w:rsid w:val="007D6E3D"/>
    <w:rsid w:val="007D71D5"/>
    <w:rsid w:val="007D7316"/>
    <w:rsid w:val="007D79C5"/>
    <w:rsid w:val="007D7BFB"/>
    <w:rsid w:val="007E0AAA"/>
    <w:rsid w:val="007E0AED"/>
    <w:rsid w:val="007E1537"/>
    <w:rsid w:val="007E25B3"/>
    <w:rsid w:val="007E2ACA"/>
    <w:rsid w:val="007E30A4"/>
    <w:rsid w:val="007E363C"/>
    <w:rsid w:val="007E366A"/>
    <w:rsid w:val="007E3BD6"/>
    <w:rsid w:val="007E3DAA"/>
    <w:rsid w:val="007E424C"/>
    <w:rsid w:val="007E462D"/>
    <w:rsid w:val="007E4D03"/>
    <w:rsid w:val="007E5019"/>
    <w:rsid w:val="007E5273"/>
    <w:rsid w:val="007E5290"/>
    <w:rsid w:val="007E52B6"/>
    <w:rsid w:val="007E54BA"/>
    <w:rsid w:val="007E575E"/>
    <w:rsid w:val="007E58D5"/>
    <w:rsid w:val="007E5AE1"/>
    <w:rsid w:val="007E5D3D"/>
    <w:rsid w:val="007E617A"/>
    <w:rsid w:val="007E6992"/>
    <w:rsid w:val="007E74D2"/>
    <w:rsid w:val="007E7F7E"/>
    <w:rsid w:val="007F07C4"/>
    <w:rsid w:val="007F0C1F"/>
    <w:rsid w:val="007F17B6"/>
    <w:rsid w:val="007F2461"/>
    <w:rsid w:val="007F275E"/>
    <w:rsid w:val="007F28C1"/>
    <w:rsid w:val="007F295A"/>
    <w:rsid w:val="007F2C92"/>
    <w:rsid w:val="007F30E7"/>
    <w:rsid w:val="007F37C1"/>
    <w:rsid w:val="007F416D"/>
    <w:rsid w:val="007F4327"/>
    <w:rsid w:val="007F4D56"/>
    <w:rsid w:val="007F5099"/>
    <w:rsid w:val="007F52AD"/>
    <w:rsid w:val="007F5AFA"/>
    <w:rsid w:val="007F621F"/>
    <w:rsid w:val="007F7285"/>
    <w:rsid w:val="008006D3"/>
    <w:rsid w:val="008012AC"/>
    <w:rsid w:val="0080172E"/>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3C3"/>
    <w:rsid w:val="0081650F"/>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4986"/>
    <w:rsid w:val="00825065"/>
    <w:rsid w:val="00825637"/>
    <w:rsid w:val="008256C8"/>
    <w:rsid w:val="0082630B"/>
    <w:rsid w:val="008267F7"/>
    <w:rsid w:val="00826ED3"/>
    <w:rsid w:val="008307E5"/>
    <w:rsid w:val="00830ECD"/>
    <w:rsid w:val="00831108"/>
    <w:rsid w:val="00831195"/>
    <w:rsid w:val="00831C48"/>
    <w:rsid w:val="00831DD5"/>
    <w:rsid w:val="00831F13"/>
    <w:rsid w:val="00832765"/>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4D3"/>
    <w:rsid w:val="00844D8F"/>
    <w:rsid w:val="00844FED"/>
    <w:rsid w:val="00845849"/>
    <w:rsid w:val="00845E67"/>
    <w:rsid w:val="00846084"/>
    <w:rsid w:val="00846259"/>
    <w:rsid w:val="00846292"/>
    <w:rsid w:val="008465F9"/>
    <w:rsid w:val="00846BDE"/>
    <w:rsid w:val="00846EA8"/>
    <w:rsid w:val="008477BC"/>
    <w:rsid w:val="00847D29"/>
    <w:rsid w:val="00847E00"/>
    <w:rsid w:val="0085052A"/>
    <w:rsid w:val="0085086A"/>
    <w:rsid w:val="00850DB6"/>
    <w:rsid w:val="00850F7D"/>
    <w:rsid w:val="008517DC"/>
    <w:rsid w:val="00852327"/>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67C"/>
    <w:rsid w:val="008661C5"/>
    <w:rsid w:val="008666C9"/>
    <w:rsid w:val="00866728"/>
    <w:rsid w:val="00866D27"/>
    <w:rsid w:val="008676F8"/>
    <w:rsid w:val="00867931"/>
    <w:rsid w:val="00867ADE"/>
    <w:rsid w:val="00870321"/>
    <w:rsid w:val="008709A7"/>
    <w:rsid w:val="00870A6A"/>
    <w:rsid w:val="00870EC0"/>
    <w:rsid w:val="0087187A"/>
    <w:rsid w:val="008719E5"/>
    <w:rsid w:val="00871E7C"/>
    <w:rsid w:val="00871F7A"/>
    <w:rsid w:val="0087223E"/>
    <w:rsid w:val="00872860"/>
    <w:rsid w:val="008730DE"/>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213"/>
    <w:rsid w:val="0088139C"/>
    <w:rsid w:val="008814D0"/>
    <w:rsid w:val="0088178D"/>
    <w:rsid w:val="00881CE9"/>
    <w:rsid w:val="008821F3"/>
    <w:rsid w:val="008822AE"/>
    <w:rsid w:val="008826B9"/>
    <w:rsid w:val="00882A66"/>
    <w:rsid w:val="00883EA8"/>
    <w:rsid w:val="00884205"/>
    <w:rsid w:val="00884C3E"/>
    <w:rsid w:val="00884CB2"/>
    <w:rsid w:val="00884E8D"/>
    <w:rsid w:val="00885DF9"/>
    <w:rsid w:val="00886AE1"/>
    <w:rsid w:val="00887F47"/>
    <w:rsid w:val="008905C2"/>
    <w:rsid w:val="00890D87"/>
    <w:rsid w:val="00890E05"/>
    <w:rsid w:val="00892B28"/>
    <w:rsid w:val="00893F0A"/>
    <w:rsid w:val="00895E23"/>
    <w:rsid w:val="00896118"/>
    <w:rsid w:val="00897475"/>
    <w:rsid w:val="00897BED"/>
    <w:rsid w:val="008A007F"/>
    <w:rsid w:val="008A00A5"/>
    <w:rsid w:val="008A0699"/>
    <w:rsid w:val="008A06BA"/>
    <w:rsid w:val="008A1EFC"/>
    <w:rsid w:val="008A29A4"/>
    <w:rsid w:val="008A2FDC"/>
    <w:rsid w:val="008A3B4B"/>
    <w:rsid w:val="008A3E5D"/>
    <w:rsid w:val="008A4376"/>
    <w:rsid w:val="008A4976"/>
    <w:rsid w:val="008A642A"/>
    <w:rsid w:val="008A6603"/>
    <w:rsid w:val="008A6D62"/>
    <w:rsid w:val="008A7212"/>
    <w:rsid w:val="008A7DDC"/>
    <w:rsid w:val="008B0F7D"/>
    <w:rsid w:val="008B1AC2"/>
    <w:rsid w:val="008B2257"/>
    <w:rsid w:val="008B2529"/>
    <w:rsid w:val="008B2654"/>
    <w:rsid w:val="008B2B78"/>
    <w:rsid w:val="008B3E10"/>
    <w:rsid w:val="008B463B"/>
    <w:rsid w:val="008B4A68"/>
    <w:rsid w:val="008B5B41"/>
    <w:rsid w:val="008B5CBB"/>
    <w:rsid w:val="008B65BE"/>
    <w:rsid w:val="008B6BD9"/>
    <w:rsid w:val="008B76F7"/>
    <w:rsid w:val="008B77DD"/>
    <w:rsid w:val="008B7D25"/>
    <w:rsid w:val="008C01F4"/>
    <w:rsid w:val="008C19CA"/>
    <w:rsid w:val="008C2C96"/>
    <w:rsid w:val="008C3FFF"/>
    <w:rsid w:val="008C6CA5"/>
    <w:rsid w:val="008C6F91"/>
    <w:rsid w:val="008C7574"/>
    <w:rsid w:val="008C7761"/>
    <w:rsid w:val="008D0FCE"/>
    <w:rsid w:val="008D11DF"/>
    <w:rsid w:val="008D1447"/>
    <w:rsid w:val="008D1CA2"/>
    <w:rsid w:val="008D1DE4"/>
    <w:rsid w:val="008D22F0"/>
    <w:rsid w:val="008D2715"/>
    <w:rsid w:val="008D2F1D"/>
    <w:rsid w:val="008D33EB"/>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10BF"/>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2A3"/>
    <w:rsid w:val="00942C3B"/>
    <w:rsid w:val="00942FBB"/>
    <w:rsid w:val="00943081"/>
    <w:rsid w:val="00943462"/>
    <w:rsid w:val="00943BA2"/>
    <w:rsid w:val="00943CA6"/>
    <w:rsid w:val="00943D4A"/>
    <w:rsid w:val="00945022"/>
    <w:rsid w:val="00945352"/>
    <w:rsid w:val="00945573"/>
    <w:rsid w:val="0094598F"/>
    <w:rsid w:val="009461BF"/>
    <w:rsid w:val="00946E07"/>
    <w:rsid w:val="00946E8E"/>
    <w:rsid w:val="0094706F"/>
    <w:rsid w:val="009471D7"/>
    <w:rsid w:val="00947B84"/>
    <w:rsid w:val="00947FE6"/>
    <w:rsid w:val="00950CBA"/>
    <w:rsid w:val="00950E7D"/>
    <w:rsid w:val="009514CE"/>
    <w:rsid w:val="009518AB"/>
    <w:rsid w:val="00951A7C"/>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6565"/>
    <w:rsid w:val="009672F1"/>
    <w:rsid w:val="0096747E"/>
    <w:rsid w:val="00967B19"/>
    <w:rsid w:val="009701F2"/>
    <w:rsid w:val="0097085E"/>
    <w:rsid w:val="009717A0"/>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3290"/>
    <w:rsid w:val="00983790"/>
    <w:rsid w:val="00983F49"/>
    <w:rsid w:val="009849FE"/>
    <w:rsid w:val="00984F1A"/>
    <w:rsid w:val="00985D50"/>
    <w:rsid w:val="009878D2"/>
    <w:rsid w:val="009878FF"/>
    <w:rsid w:val="00987B4B"/>
    <w:rsid w:val="00990066"/>
    <w:rsid w:val="00990182"/>
    <w:rsid w:val="009902FD"/>
    <w:rsid w:val="00990845"/>
    <w:rsid w:val="00990B2F"/>
    <w:rsid w:val="0099127A"/>
    <w:rsid w:val="009913CF"/>
    <w:rsid w:val="009914DB"/>
    <w:rsid w:val="00991526"/>
    <w:rsid w:val="00991AAB"/>
    <w:rsid w:val="0099203E"/>
    <w:rsid w:val="0099247C"/>
    <w:rsid w:val="0099260D"/>
    <w:rsid w:val="009928F5"/>
    <w:rsid w:val="00992B1F"/>
    <w:rsid w:val="00993593"/>
    <w:rsid w:val="00993C4F"/>
    <w:rsid w:val="00994710"/>
    <w:rsid w:val="0099487A"/>
    <w:rsid w:val="009964A2"/>
    <w:rsid w:val="0099675C"/>
    <w:rsid w:val="00997A95"/>
    <w:rsid w:val="00997DEB"/>
    <w:rsid w:val="009A2E19"/>
    <w:rsid w:val="009A3EE3"/>
    <w:rsid w:val="009A42D2"/>
    <w:rsid w:val="009A47EE"/>
    <w:rsid w:val="009A4C53"/>
    <w:rsid w:val="009A7952"/>
    <w:rsid w:val="009B03A6"/>
    <w:rsid w:val="009B09A4"/>
    <w:rsid w:val="009B0AD7"/>
    <w:rsid w:val="009B0F24"/>
    <w:rsid w:val="009B146A"/>
    <w:rsid w:val="009B1D15"/>
    <w:rsid w:val="009B1E72"/>
    <w:rsid w:val="009B33A9"/>
    <w:rsid w:val="009B4269"/>
    <w:rsid w:val="009B4487"/>
    <w:rsid w:val="009B4741"/>
    <w:rsid w:val="009B4F1E"/>
    <w:rsid w:val="009B4FBF"/>
    <w:rsid w:val="009B5571"/>
    <w:rsid w:val="009B58EC"/>
    <w:rsid w:val="009B59CD"/>
    <w:rsid w:val="009B7122"/>
    <w:rsid w:val="009B7963"/>
    <w:rsid w:val="009C0D69"/>
    <w:rsid w:val="009C0DA8"/>
    <w:rsid w:val="009C3681"/>
    <w:rsid w:val="009C3D5F"/>
    <w:rsid w:val="009C4B63"/>
    <w:rsid w:val="009C501D"/>
    <w:rsid w:val="009C508C"/>
    <w:rsid w:val="009C66C8"/>
    <w:rsid w:val="009C6870"/>
    <w:rsid w:val="009C718E"/>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0C83"/>
    <w:rsid w:val="009E18C1"/>
    <w:rsid w:val="009E1FF6"/>
    <w:rsid w:val="009E38CB"/>
    <w:rsid w:val="009E3A4A"/>
    <w:rsid w:val="009E41B8"/>
    <w:rsid w:val="009E43B1"/>
    <w:rsid w:val="009E441D"/>
    <w:rsid w:val="009E4CC0"/>
    <w:rsid w:val="009E4D94"/>
    <w:rsid w:val="009E54F8"/>
    <w:rsid w:val="009E59D4"/>
    <w:rsid w:val="009E5BB5"/>
    <w:rsid w:val="009E5FEF"/>
    <w:rsid w:val="009E650E"/>
    <w:rsid w:val="009E6CC6"/>
    <w:rsid w:val="009E73BA"/>
    <w:rsid w:val="009E7B25"/>
    <w:rsid w:val="009E7E0A"/>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2E0"/>
    <w:rsid w:val="00A11677"/>
    <w:rsid w:val="00A11A9F"/>
    <w:rsid w:val="00A11F79"/>
    <w:rsid w:val="00A11FC1"/>
    <w:rsid w:val="00A122A9"/>
    <w:rsid w:val="00A125DB"/>
    <w:rsid w:val="00A12F3A"/>
    <w:rsid w:val="00A134A5"/>
    <w:rsid w:val="00A13ED0"/>
    <w:rsid w:val="00A13F3C"/>
    <w:rsid w:val="00A150E6"/>
    <w:rsid w:val="00A15D28"/>
    <w:rsid w:val="00A15DD0"/>
    <w:rsid w:val="00A174C8"/>
    <w:rsid w:val="00A17907"/>
    <w:rsid w:val="00A17ED5"/>
    <w:rsid w:val="00A2037B"/>
    <w:rsid w:val="00A20AE7"/>
    <w:rsid w:val="00A20AFF"/>
    <w:rsid w:val="00A21BE6"/>
    <w:rsid w:val="00A2206F"/>
    <w:rsid w:val="00A22755"/>
    <w:rsid w:val="00A22778"/>
    <w:rsid w:val="00A22E9B"/>
    <w:rsid w:val="00A230C7"/>
    <w:rsid w:val="00A2379E"/>
    <w:rsid w:val="00A237E6"/>
    <w:rsid w:val="00A2383C"/>
    <w:rsid w:val="00A23A41"/>
    <w:rsid w:val="00A23B56"/>
    <w:rsid w:val="00A240A8"/>
    <w:rsid w:val="00A245EC"/>
    <w:rsid w:val="00A27A43"/>
    <w:rsid w:val="00A27C9A"/>
    <w:rsid w:val="00A306F7"/>
    <w:rsid w:val="00A30E04"/>
    <w:rsid w:val="00A33205"/>
    <w:rsid w:val="00A336A8"/>
    <w:rsid w:val="00A33917"/>
    <w:rsid w:val="00A347CF"/>
    <w:rsid w:val="00A35864"/>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6C2F"/>
    <w:rsid w:val="00A46F09"/>
    <w:rsid w:val="00A47184"/>
    <w:rsid w:val="00A47CB0"/>
    <w:rsid w:val="00A50733"/>
    <w:rsid w:val="00A50842"/>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B21"/>
    <w:rsid w:val="00A56F5D"/>
    <w:rsid w:val="00A574C6"/>
    <w:rsid w:val="00A61162"/>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8E0"/>
    <w:rsid w:val="00A70CF8"/>
    <w:rsid w:val="00A72231"/>
    <w:rsid w:val="00A73592"/>
    <w:rsid w:val="00A73B7E"/>
    <w:rsid w:val="00A7434E"/>
    <w:rsid w:val="00A74EF2"/>
    <w:rsid w:val="00A756CB"/>
    <w:rsid w:val="00A7590E"/>
    <w:rsid w:val="00A766EB"/>
    <w:rsid w:val="00A76D3B"/>
    <w:rsid w:val="00A77898"/>
    <w:rsid w:val="00A778C1"/>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A4F"/>
    <w:rsid w:val="00A872AC"/>
    <w:rsid w:val="00A87B40"/>
    <w:rsid w:val="00A90AB5"/>
    <w:rsid w:val="00A920E8"/>
    <w:rsid w:val="00A922EE"/>
    <w:rsid w:val="00A92C44"/>
    <w:rsid w:val="00A92D0A"/>
    <w:rsid w:val="00A93429"/>
    <w:rsid w:val="00A94F85"/>
    <w:rsid w:val="00A95FAB"/>
    <w:rsid w:val="00A96131"/>
    <w:rsid w:val="00A96E6F"/>
    <w:rsid w:val="00A97796"/>
    <w:rsid w:val="00A977E6"/>
    <w:rsid w:val="00A97AA9"/>
    <w:rsid w:val="00A97B9C"/>
    <w:rsid w:val="00AA0166"/>
    <w:rsid w:val="00AA09FC"/>
    <w:rsid w:val="00AA0C47"/>
    <w:rsid w:val="00AA0C98"/>
    <w:rsid w:val="00AA16E9"/>
    <w:rsid w:val="00AA1748"/>
    <w:rsid w:val="00AA3121"/>
    <w:rsid w:val="00AA37FC"/>
    <w:rsid w:val="00AA38B7"/>
    <w:rsid w:val="00AA38E1"/>
    <w:rsid w:val="00AA3AFB"/>
    <w:rsid w:val="00AA43C3"/>
    <w:rsid w:val="00AA4D06"/>
    <w:rsid w:val="00AA60FD"/>
    <w:rsid w:val="00AA6281"/>
    <w:rsid w:val="00AA7772"/>
    <w:rsid w:val="00AB15FC"/>
    <w:rsid w:val="00AB16D1"/>
    <w:rsid w:val="00AB1DDA"/>
    <w:rsid w:val="00AB3777"/>
    <w:rsid w:val="00AB3990"/>
    <w:rsid w:val="00AB3A0C"/>
    <w:rsid w:val="00AB402E"/>
    <w:rsid w:val="00AB421F"/>
    <w:rsid w:val="00AB4D22"/>
    <w:rsid w:val="00AB5606"/>
    <w:rsid w:val="00AB5660"/>
    <w:rsid w:val="00AB5B04"/>
    <w:rsid w:val="00AB638D"/>
    <w:rsid w:val="00AB6A80"/>
    <w:rsid w:val="00AB6DF4"/>
    <w:rsid w:val="00AB7C2C"/>
    <w:rsid w:val="00AC007D"/>
    <w:rsid w:val="00AC00D0"/>
    <w:rsid w:val="00AC0301"/>
    <w:rsid w:val="00AC0AEB"/>
    <w:rsid w:val="00AC1166"/>
    <w:rsid w:val="00AC137D"/>
    <w:rsid w:val="00AC2770"/>
    <w:rsid w:val="00AC2FCC"/>
    <w:rsid w:val="00AC4AE1"/>
    <w:rsid w:val="00AC4E05"/>
    <w:rsid w:val="00AC54A8"/>
    <w:rsid w:val="00AC5B9A"/>
    <w:rsid w:val="00AC5BEF"/>
    <w:rsid w:val="00AC6151"/>
    <w:rsid w:val="00AC6994"/>
    <w:rsid w:val="00AC718C"/>
    <w:rsid w:val="00AC725D"/>
    <w:rsid w:val="00AC7609"/>
    <w:rsid w:val="00AC7D1D"/>
    <w:rsid w:val="00AD0119"/>
    <w:rsid w:val="00AD05F6"/>
    <w:rsid w:val="00AD2059"/>
    <w:rsid w:val="00AD33F9"/>
    <w:rsid w:val="00AD4BB0"/>
    <w:rsid w:val="00AD4DF9"/>
    <w:rsid w:val="00AD5482"/>
    <w:rsid w:val="00AD5CBB"/>
    <w:rsid w:val="00AD6A74"/>
    <w:rsid w:val="00AD6BB3"/>
    <w:rsid w:val="00AD6BC8"/>
    <w:rsid w:val="00AD7544"/>
    <w:rsid w:val="00AE1017"/>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FDB"/>
    <w:rsid w:val="00B0034B"/>
    <w:rsid w:val="00B010AE"/>
    <w:rsid w:val="00B024E6"/>
    <w:rsid w:val="00B02746"/>
    <w:rsid w:val="00B02BD5"/>
    <w:rsid w:val="00B02C46"/>
    <w:rsid w:val="00B031A9"/>
    <w:rsid w:val="00B038AD"/>
    <w:rsid w:val="00B03F19"/>
    <w:rsid w:val="00B0466B"/>
    <w:rsid w:val="00B056B7"/>
    <w:rsid w:val="00B056F5"/>
    <w:rsid w:val="00B05ED8"/>
    <w:rsid w:val="00B05FE8"/>
    <w:rsid w:val="00B067F1"/>
    <w:rsid w:val="00B071E2"/>
    <w:rsid w:val="00B07B12"/>
    <w:rsid w:val="00B113AE"/>
    <w:rsid w:val="00B12470"/>
    <w:rsid w:val="00B12A54"/>
    <w:rsid w:val="00B1310F"/>
    <w:rsid w:val="00B1364C"/>
    <w:rsid w:val="00B13707"/>
    <w:rsid w:val="00B13B98"/>
    <w:rsid w:val="00B143F3"/>
    <w:rsid w:val="00B14530"/>
    <w:rsid w:val="00B15146"/>
    <w:rsid w:val="00B1531F"/>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50BB"/>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952"/>
    <w:rsid w:val="00B92034"/>
    <w:rsid w:val="00B938E4"/>
    <w:rsid w:val="00B94644"/>
    <w:rsid w:val="00B949C6"/>
    <w:rsid w:val="00B95176"/>
    <w:rsid w:val="00B9582C"/>
    <w:rsid w:val="00B95889"/>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EE5"/>
    <w:rsid w:val="00BB4256"/>
    <w:rsid w:val="00BB5D2B"/>
    <w:rsid w:val="00BB6C19"/>
    <w:rsid w:val="00BB7160"/>
    <w:rsid w:val="00BC013C"/>
    <w:rsid w:val="00BC1384"/>
    <w:rsid w:val="00BC1CF0"/>
    <w:rsid w:val="00BC1D57"/>
    <w:rsid w:val="00BC28DC"/>
    <w:rsid w:val="00BC313C"/>
    <w:rsid w:val="00BC3D22"/>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41BF"/>
    <w:rsid w:val="00BD43EA"/>
    <w:rsid w:val="00BD4450"/>
    <w:rsid w:val="00BD5968"/>
    <w:rsid w:val="00BD7128"/>
    <w:rsid w:val="00BD7370"/>
    <w:rsid w:val="00BD776D"/>
    <w:rsid w:val="00BE02C7"/>
    <w:rsid w:val="00BE0409"/>
    <w:rsid w:val="00BE16DE"/>
    <w:rsid w:val="00BE187C"/>
    <w:rsid w:val="00BE19C4"/>
    <w:rsid w:val="00BE248E"/>
    <w:rsid w:val="00BE2F23"/>
    <w:rsid w:val="00BE3D85"/>
    <w:rsid w:val="00BE3EC2"/>
    <w:rsid w:val="00BE45B5"/>
    <w:rsid w:val="00BE5E2D"/>
    <w:rsid w:val="00BE5FD3"/>
    <w:rsid w:val="00BE60DD"/>
    <w:rsid w:val="00BE6300"/>
    <w:rsid w:val="00BE7650"/>
    <w:rsid w:val="00BE7869"/>
    <w:rsid w:val="00BE7A9E"/>
    <w:rsid w:val="00BF0CB6"/>
    <w:rsid w:val="00BF23A1"/>
    <w:rsid w:val="00BF2528"/>
    <w:rsid w:val="00BF328C"/>
    <w:rsid w:val="00BF3303"/>
    <w:rsid w:val="00BF3ABD"/>
    <w:rsid w:val="00BF3AD3"/>
    <w:rsid w:val="00BF4040"/>
    <w:rsid w:val="00BF4B0F"/>
    <w:rsid w:val="00BF4D17"/>
    <w:rsid w:val="00BF7497"/>
    <w:rsid w:val="00BF7F74"/>
    <w:rsid w:val="00C00906"/>
    <w:rsid w:val="00C00FF6"/>
    <w:rsid w:val="00C01344"/>
    <w:rsid w:val="00C01982"/>
    <w:rsid w:val="00C019EA"/>
    <w:rsid w:val="00C01B72"/>
    <w:rsid w:val="00C01E82"/>
    <w:rsid w:val="00C02551"/>
    <w:rsid w:val="00C025AC"/>
    <w:rsid w:val="00C02A2C"/>
    <w:rsid w:val="00C02D1E"/>
    <w:rsid w:val="00C04B56"/>
    <w:rsid w:val="00C04C9C"/>
    <w:rsid w:val="00C04E14"/>
    <w:rsid w:val="00C051CB"/>
    <w:rsid w:val="00C051D0"/>
    <w:rsid w:val="00C05D36"/>
    <w:rsid w:val="00C062A9"/>
    <w:rsid w:val="00C06ADF"/>
    <w:rsid w:val="00C06FAC"/>
    <w:rsid w:val="00C0718C"/>
    <w:rsid w:val="00C07CBF"/>
    <w:rsid w:val="00C10109"/>
    <w:rsid w:val="00C117D9"/>
    <w:rsid w:val="00C11D31"/>
    <w:rsid w:val="00C1242E"/>
    <w:rsid w:val="00C12654"/>
    <w:rsid w:val="00C1276F"/>
    <w:rsid w:val="00C12B85"/>
    <w:rsid w:val="00C13652"/>
    <w:rsid w:val="00C149E5"/>
    <w:rsid w:val="00C14A4A"/>
    <w:rsid w:val="00C14D00"/>
    <w:rsid w:val="00C1548E"/>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5ED5"/>
    <w:rsid w:val="00C2724A"/>
    <w:rsid w:val="00C27C81"/>
    <w:rsid w:val="00C300E2"/>
    <w:rsid w:val="00C30189"/>
    <w:rsid w:val="00C32BA9"/>
    <w:rsid w:val="00C32E19"/>
    <w:rsid w:val="00C33158"/>
    <w:rsid w:val="00C34269"/>
    <w:rsid w:val="00C344CE"/>
    <w:rsid w:val="00C3592A"/>
    <w:rsid w:val="00C35A23"/>
    <w:rsid w:val="00C35BCA"/>
    <w:rsid w:val="00C35D67"/>
    <w:rsid w:val="00C37DE1"/>
    <w:rsid w:val="00C40932"/>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2154"/>
    <w:rsid w:val="00C52F84"/>
    <w:rsid w:val="00C54565"/>
    <w:rsid w:val="00C54BBC"/>
    <w:rsid w:val="00C552C9"/>
    <w:rsid w:val="00C55947"/>
    <w:rsid w:val="00C564A8"/>
    <w:rsid w:val="00C573DB"/>
    <w:rsid w:val="00C5750E"/>
    <w:rsid w:val="00C6083A"/>
    <w:rsid w:val="00C608FA"/>
    <w:rsid w:val="00C60A28"/>
    <w:rsid w:val="00C60FCD"/>
    <w:rsid w:val="00C6107D"/>
    <w:rsid w:val="00C61790"/>
    <w:rsid w:val="00C6226F"/>
    <w:rsid w:val="00C62BF5"/>
    <w:rsid w:val="00C657F9"/>
    <w:rsid w:val="00C65837"/>
    <w:rsid w:val="00C658F9"/>
    <w:rsid w:val="00C6649C"/>
    <w:rsid w:val="00C66A28"/>
    <w:rsid w:val="00C6786E"/>
    <w:rsid w:val="00C67E96"/>
    <w:rsid w:val="00C7032D"/>
    <w:rsid w:val="00C70DBF"/>
    <w:rsid w:val="00C70FB0"/>
    <w:rsid w:val="00C71251"/>
    <w:rsid w:val="00C71B00"/>
    <w:rsid w:val="00C7204E"/>
    <w:rsid w:val="00C73720"/>
    <w:rsid w:val="00C73ADF"/>
    <w:rsid w:val="00C7578B"/>
    <w:rsid w:val="00C758D8"/>
    <w:rsid w:val="00C76922"/>
    <w:rsid w:val="00C770CE"/>
    <w:rsid w:val="00C7760C"/>
    <w:rsid w:val="00C77C04"/>
    <w:rsid w:val="00C77C15"/>
    <w:rsid w:val="00C80DDE"/>
    <w:rsid w:val="00C81BEF"/>
    <w:rsid w:val="00C82D38"/>
    <w:rsid w:val="00C82D47"/>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1463"/>
    <w:rsid w:val="00C91621"/>
    <w:rsid w:val="00C92151"/>
    <w:rsid w:val="00C9227B"/>
    <w:rsid w:val="00C92552"/>
    <w:rsid w:val="00C933C0"/>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7FBB"/>
    <w:rsid w:val="00CB0DD1"/>
    <w:rsid w:val="00CB13AE"/>
    <w:rsid w:val="00CB1AB0"/>
    <w:rsid w:val="00CB20A3"/>
    <w:rsid w:val="00CB2114"/>
    <w:rsid w:val="00CB32D9"/>
    <w:rsid w:val="00CB343D"/>
    <w:rsid w:val="00CB4436"/>
    <w:rsid w:val="00CB4AB8"/>
    <w:rsid w:val="00CB5298"/>
    <w:rsid w:val="00CB583A"/>
    <w:rsid w:val="00CB5BEF"/>
    <w:rsid w:val="00CB5D07"/>
    <w:rsid w:val="00CB5E5B"/>
    <w:rsid w:val="00CB5E5F"/>
    <w:rsid w:val="00CB772E"/>
    <w:rsid w:val="00CC001C"/>
    <w:rsid w:val="00CC016C"/>
    <w:rsid w:val="00CC023B"/>
    <w:rsid w:val="00CC03E9"/>
    <w:rsid w:val="00CC0E75"/>
    <w:rsid w:val="00CC109D"/>
    <w:rsid w:val="00CC1DDE"/>
    <w:rsid w:val="00CC26D5"/>
    <w:rsid w:val="00CC2710"/>
    <w:rsid w:val="00CC38C2"/>
    <w:rsid w:val="00CC3FB2"/>
    <w:rsid w:val="00CC3FE9"/>
    <w:rsid w:val="00CC417C"/>
    <w:rsid w:val="00CC42F3"/>
    <w:rsid w:val="00CC4CAB"/>
    <w:rsid w:val="00CC4E55"/>
    <w:rsid w:val="00CC5618"/>
    <w:rsid w:val="00CC562B"/>
    <w:rsid w:val="00CC5D51"/>
    <w:rsid w:val="00CC5E07"/>
    <w:rsid w:val="00CC62F1"/>
    <w:rsid w:val="00CC673D"/>
    <w:rsid w:val="00CC6CED"/>
    <w:rsid w:val="00CC6E1E"/>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24E"/>
    <w:rsid w:val="00CE71E0"/>
    <w:rsid w:val="00CE7287"/>
    <w:rsid w:val="00CE740E"/>
    <w:rsid w:val="00CE741F"/>
    <w:rsid w:val="00CE7499"/>
    <w:rsid w:val="00CE760A"/>
    <w:rsid w:val="00CE762E"/>
    <w:rsid w:val="00CF0301"/>
    <w:rsid w:val="00CF07BA"/>
    <w:rsid w:val="00CF0FAC"/>
    <w:rsid w:val="00CF274A"/>
    <w:rsid w:val="00CF2A7C"/>
    <w:rsid w:val="00CF2D1A"/>
    <w:rsid w:val="00CF449D"/>
    <w:rsid w:val="00CF4891"/>
    <w:rsid w:val="00CF4C50"/>
    <w:rsid w:val="00CF564D"/>
    <w:rsid w:val="00CF6175"/>
    <w:rsid w:val="00CF65C4"/>
    <w:rsid w:val="00D00498"/>
    <w:rsid w:val="00D005C6"/>
    <w:rsid w:val="00D00A41"/>
    <w:rsid w:val="00D0140E"/>
    <w:rsid w:val="00D01719"/>
    <w:rsid w:val="00D02B28"/>
    <w:rsid w:val="00D03BE2"/>
    <w:rsid w:val="00D04BC2"/>
    <w:rsid w:val="00D05E49"/>
    <w:rsid w:val="00D0617D"/>
    <w:rsid w:val="00D06A4E"/>
    <w:rsid w:val="00D06AF6"/>
    <w:rsid w:val="00D06BE4"/>
    <w:rsid w:val="00D06F8C"/>
    <w:rsid w:val="00D106FC"/>
    <w:rsid w:val="00D115DB"/>
    <w:rsid w:val="00D120D5"/>
    <w:rsid w:val="00D12453"/>
    <w:rsid w:val="00D1252C"/>
    <w:rsid w:val="00D12F15"/>
    <w:rsid w:val="00D13180"/>
    <w:rsid w:val="00D132B8"/>
    <w:rsid w:val="00D13F38"/>
    <w:rsid w:val="00D142CD"/>
    <w:rsid w:val="00D156FB"/>
    <w:rsid w:val="00D15A27"/>
    <w:rsid w:val="00D15DAA"/>
    <w:rsid w:val="00D16FA7"/>
    <w:rsid w:val="00D17C12"/>
    <w:rsid w:val="00D17C82"/>
    <w:rsid w:val="00D17EAD"/>
    <w:rsid w:val="00D2030D"/>
    <w:rsid w:val="00D207E8"/>
    <w:rsid w:val="00D20E3A"/>
    <w:rsid w:val="00D22A15"/>
    <w:rsid w:val="00D24D63"/>
    <w:rsid w:val="00D2500A"/>
    <w:rsid w:val="00D25B1C"/>
    <w:rsid w:val="00D25EA1"/>
    <w:rsid w:val="00D26E03"/>
    <w:rsid w:val="00D274F6"/>
    <w:rsid w:val="00D27D70"/>
    <w:rsid w:val="00D301F2"/>
    <w:rsid w:val="00D3053B"/>
    <w:rsid w:val="00D31D6F"/>
    <w:rsid w:val="00D31EB7"/>
    <w:rsid w:val="00D32196"/>
    <w:rsid w:val="00D32340"/>
    <w:rsid w:val="00D32801"/>
    <w:rsid w:val="00D32D41"/>
    <w:rsid w:val="00D336CA"/>
    <w:rsid w:val="00D34493"/>
    <w:rsid w:val="00D34BBE"/>
    <w:rsid w:val="00D35AE0"/>
    <w:rsid w:val="00D372D1"/>
    <w:rsid w:val="00D376FB"/>
    <w:rsid w:val="00D40479"/>
    <w:rsid w:val="00D40518"/>
    <w:rsid w:val="00D412A7"/>
    <w:rsid w:val="00D4134D"/>
    <w:rsid w:val="00D4197D"/>
    <w:rsid w:val="00D428B8"/>
    <w:rsid w:val="00D43B05"/>
    <w:rsid w:val="00D43BE6"/>
    <w:rsid w:val="00D43E12"/>
    <w:rsid w:val="00D43F80"/>
    <w:rsid w:val="00D44048"/>
    <w:rsid w:val="00D44DD4"/>
    <w:rsid w:val="00D44F18"/>
    <w:rsid w:val="00D45412"/>
    <w:rsid w:val="00D45427"/>
    <w:rsid w:val="00D46382"/>
    <w:rsid w:val="00D46621"/>
    <w:rsid w:val="00D46775"/>
    <w:rsid w:val="00D46D31"/>
    <w:rsid w:val="00D50609"/>
    <w:rsid w:val="00D51C9D"/>
    <w:rsid w:val="00D51DB2"/>
    <w:rsid w:val="00D51E7E"/>
    <w:rsid w:val="00D52028"/>
    <w:rsid w:val="00D52C56"/>
    <w:rsid w:val="00D54375"/>
    <w:rsid w:val="00D5490F"/>
    <w:rsid w:val="00D5518C"/>
    <w:rsid w:val="00D56386"/>
    <w:rsid w:val="00D56A7B"/>
    <w:rsid w:val="00D573EF"/>
    <w:rsid w:val="00D57BAF"/>
    <w:rsid w:val="00D600A9"/>
    <w:rsid w:val="00D602E8"/>
    <w:rsid w:val="00D602EC"/>
    <w:rsid w:val="00D616D1"/>
    <w:rsid w:val="00D621BE"/>
    <w:rsid w:val="00D6243D"/>
    <w:rsid w:val="00D62FE3"/>
    <w:rsid w:val="00D63015"/>
    <w:rsid w:val="00D631F9"/>
    <w:rsid w:val="00D6446F"/>
    <w:rsid w:val="00D64F9C"/>
    <w:rsid w:val="00D650D7"/>
    <w:rsid w:val="00D6535F"/>
    <w:rsid w:val="00D70525"/>
    <w:rsid w:val="00D71277"/>
    <w:rsid w:val="00D717A3"/>
    <w:rsid w:val="00D71A72"/>
    <w:rsid w:val="00D71C37"/>
    <w:rsid w:val="00D72068"/>
    <w:rsid w:val="00D72AEA"/>
    <w:rsid w:val="00D72F6A"/>
    <w:rsid w:val="00D7455C"/>
    <w:rsid w:val="00D74AF2"/>
    <w:rsid w:val="00D75713"/>
    <w:rsid w:val="00D80133"/>
    <w:rsid w:val="00D80379"/>
    <w:rsid w:val="00D807C0"/>
    <w:rsid w:val="00D81A22"/>
    <w:rsid w:val="00D82042"/>
    <w:rsid w:val="00D821C2"/>
    <w:rsid w:val="00D82599"/>
    <w:rsid w:val="00D83036"/>
    <w:rsid w:val="00D830FC"/>
    <w:rsid w:val="00D84F9C"/>
    <w:rsid w:val="00D855B5"/>
    <w:rsid w:val="00D85C88"/>
    <w:rsid w:val="00D867F9"/>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079B"/>
    <w:rsid w:val="00DA1800"/>
    <w:rsid w:val="00DA23E2"/>
    <w:rsid w:val="00DA265C"/>
    <w:rsid w:val="00DA33EB"/>
    <w:rsid w:val="00DA38F9"/>
    <w:rsid w:val="00DA40F4"/>
    <w:rsid w:val="00DA4EBD"/>
    <w:rsid w:val="00DA589D"/>
    <w:rsid w:val="00DA617E"/>
    <w:rsid w:val="00DA6227"/>
    <w:rsid w:val="00DA6AFA"/>
    <w:rsid w:val="00DA6C4D"/>
    <w:rsid w:val="00DA7580"/>
    <w:rsid w:val="00DB017C"/>
    <w:rsid w:val="00DB098A"/>
    <w:rsid w:val="00DB1052"/>
    <w:rsid w:val="00DB29C8"/>
    <w:rsid w:val="00DB2E30"/>
    <w:rsid w:val="00DB3B01"/>
    <w:rsid w:val="00DB4B6F"/>
    <w:rsid w:val="00DB6AD9"/>
    <w:rsid w:val="00DC183E"/>
    <w:rsid w:val="00DC234E"/>
    <w:rsid w:val="00DC2400"/>
    <w:rsid w:val="00DC2993"/>
    <w:rsid w:val="00DC29FE"/>
    <w:rsid w:val="00DC3675"/>
    <w:rsid w:val="00DC3804"/>
    <w:rsid w:val="00DC3A11"/>
    <w:rsid w:val="00DC3AFB"/>
    <w:rsid w:val="00DC3DD3"/>
    <w:rsid w:val="00DC44E8"/>
    <w:rsid w:val="00DC482C"/>
    <w:rsid w:val="00DC4A2F"/>
    <w:rsid w:val="00DC4C92"/>
    <w:rsid w:val="00DC5185"/>
    <w:rsid w:val="00DC537D"/>
    <w:rsid w:val="00DC562C"/>
    <w:rsid w:val="00DC5F7A"/>
    <w:rsid w:val="00DC6A8C"/>
    <w:rsid w:val="00DC75C8"/>
    <w:rsid w:val="00DD008F"/>
    <w:rsid w:val="00DD02FA"/>
    <w:rsid w:val="00DD0568"/>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29B"/>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8CE"/>
    <w:rsid w:val="00DF7B1A"/>
    <w:rsid w:val="00DF7DE1"/>
    <w:rsid w:val="00E00171"/>
    <w:rsid w:val="00E0031B"/>
    <w:rsid w:val="00E00392"/>
    <w:rsid w:val="00E00543"/>
    <w:rsid w:val="00E0079E"/>
    <w:rsid w:val="00E00CBB"/>
    <w:rsid w:val="00E010F9"/>
    <w:rsid w:val="00E01D14"/>
    <w:rsid w:val="00E0245B"/>
    <w:rsid w:val="00E02C66"/>
    <w:rsid w:val="00E02F65"/>
    <w:rsid w:val="00E03D81"/>
    <w:rsid w:val="00E05684"/>
    <w:rsid w:val="00E05809"/>
    <w:rsid w:val="00E06773"/>
    <w:rsid w:val="00E069B8"/>
    <w:rsid w:val="00E077DC"/>
    <w:rsid w:val="00E07B2E"/>
    <w:rsid w:val="00E07E3A"/>
    <w:rsid w:val="00E07FA0"/>
    <w:rsid w:val="00E10030"/>
    <w:rsid w:val="00E10F92"/>
    <w:rsid w:val="00E11482"/>
    <w:rsid w:val="00E116A0"/>
    <w:rsid w:val="00E11767"/>
    <w:rsid w:val="00E11CA9"/>
    <w:rsid w:val="00E12C15"/>
    <w:rsid w:val="00E1342C"/>
    <w:rsid w:val="00E1391D"/>
    <w:rsid w:val="00E13D23"/>
    <w:rsid w:val="00E147E1"/>
    <w:rsid w:val="00E14B65"/>
    <w:rsid w:val="00E1534D"/>
    <w:rsid w:val="00E15F12"/>
    <w:rsid w:val="00E1693D"/>
    <w:rsid w:val="00E16A6E"/>
    <w:rsid w:val="00E17620"/>
    <w:rsid w:val="00E17B23"/>
    <w:rsid w:val="00E17E90"/>
    <w:rsid w:val="00E201A4"/>
    <w:rsid w:val="00E217FB"/>
    <w:rsid w:val="00E21833"/>
    <w:rsid w:val="00E21F01"/>
    <w:rsid w:val="00E22652"/>
    <w:rsid w:val="00E22720"/>
    <w:rsid w:val="00E22875"/>
    <w:rsid w:val="00E22D4C"/>
    <w:rsid w:val="00E22E63"/>
    <w:rsid w:val="00E23544"/>
    <w:rsid w:val="00E245C2"/>
    <w:rsid w:val="00E2461F"/>
    <w:rsid w:val="00E2477C"/>
    <w:rsid w:val="00E24DA4"/>
    <w:rsid w:val="00E24E90"/>
    <w:rsid w:val="00E25F0F"/>
    <w:rsid w:val="00E268DF"/>
    <w:rsid w:val="00E26D6F"/>
    <w:rsid w:val="00E27126"/>
    <w:rsid w:val="00E271C6"/>
    <w:rsid w:val="00E300AE"/>
    <w:rsid w:val="00E30604"/>
    <w:rsid w:val="00E3075B"/>
    <w:rsid w:val="00E31DF7"/>
    <w:rsid w:val="00E324F5"/>
    <w:rsid w:val="00E32C5A"/>
    <w:rsid w:val="00E32E9B"/>
    <w:rsid w:val="00E33F25"/>
    <w:rsid w:val="00E3464E"/>
    <w:rsid w:val="00E347D4"/>
    <w:rsid w:val="00E35B9A"/>
    <w:rsid w:val="00E3655D"/>
    <w:rsid w:val="00E369B0"/>
    <w:rsid w:val="00E36A77"/>
    <w:rsid w:val="00E36AD3"/>
    <w:rsid w:val="00E36DD8"/>
    <w:rsid w:val="00E374BC"/>
    <w:rsid w:val="00E3768D"/>
    <w:rsid w:val="00E37A78"/>
    <w:rsid w:val="00E40882"/>
    <w:rsid w:val="00E40ED1"/>
    <w:rsid w:val="00E43BEC"/>
    <w:rsid w:val="00E451C3"/>
    <w:rsid w:val="00E45EBB"/>
    <w:rsid w:val="00E45EC1"/>
    <w:rsid w:val="00E474BD"/>
    <w:rsid w:val="00E475AD"/>
    <w:rsid w:val="00E477A2"/>
    <w:rsid w:val="00E4780A"/>
    <w:rsid w:val="00E50432"/>
    <w:rsid w:val="00E504EC"/>
    <w:rsid w:val="00E50835"/>
    <w:rsid w:val="00E50B35"/>
    <w:rsid w:val="00E51FD3"/>
    <w:rsid w:val="00E529E8"/>
    <w:rsid w:val="00E52A77"/>
    <w:rsid w:val="00E52C8E"/>
    <w:rsid w:val="00E52F73"/>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860"/>
    <w:rsid w:val="00E61F24"/>
    <w:rsid w:val="00E620E7"/>
    <w:rsid w:val="00E65383"/>
    <w:rsid w:val="00E6622B"/>
    <w:rsid w:val="00E66760"/>
    <w:rsid w:val="00E66B38"/>
    <w:rsid w:val="00E66EBC"/>
    <w:rsid w:val="00E66EDF"/>
    <w:rsid w:val="00E67472"/>
    <w:rsid w:val="00E709A1"/>
    <w:rsid w:val="00E70ABE"/>
    <w:rsid w:val="00E70C35"/>
    <w:rsid w:val="00E70D8A"/>
    <w:rsid w:val="00E715AE"/>
    <w:rsid w:val="00E71BF2"/>
    <w:rsid w:val="00E7229C"/>
    <w:rsid w:val="00E7241D"/>
    <w:rsid w:val="00E724C0"/>
    <w:rsid w:val="00E72B48"/>
    <w:rsid w:val="00E72E65"/>
    <w:rsid w:val="00E72EA0"/>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F2D"/>
    <w:rsid w:val="00E85785"/>
    <w:rsid w:val="00E86180"/>
    <w:rsid w:val="00E869B4"/>
    <w:rsid w:val="00E86A97"/>
    <w:rsid w:val="00E86C32"/>
    <w:rsid w:val="00E870AA"/>
    <w:rsid w:val="00E87CEA"/>
    <w:rsid w:val="00E9051E"/>
    <w:rsid w:val="00E9116E"/>
    <w:rsid w:val="00E9123E"/>
    <w:rsid w:val="00E9167B"/>
    <w:rsid w:val="00E916E3"/>
    <w:rsid w:val="00E91FFD"/>
    <w:rsid w:val="00E92071"/>
    <w:rsid w:val="00E9399B"/>
    <w:rsid w:val="00E93E97"/>
    <w:rsid w:val="00E9401E"/>
    <w:rsid w:val="00E94567"/>
    <w:rsid w:val="00E957C2"/>
    <w:rsid w:val="00E96D4D"/>
    <w:rsid w:val="00E97022"/>
    <w:rsid w:val="00E9719C"/>
    <w:rsid w:val="00E97BD4"/>
    <w:rsid w:val="00EA007D"/>
    <w:rsid w:val="00EA0DF2"/>
    <w:rsid w:val="00EA1B19"/>
    <w:rsid w:val="00EA1E3A"/>
    <w:rsid w:val="00EA2E6F"/>
    <w:rsid w:val="00EA46DE"/>
    <w:rsid w:val="00EA4D4C"/>
    <w:rsid w:val="00EA57AB"/>
    <w:rsid w:val="00EA5C9B"/>
    <w:rsid w:val="00EA5C9E"/>
    <w:rsid w:val="00EA5FB5"/>
    <w:rsid w:val="00EA6CC2"/>
    <w:rsid w:val="00EA6D44"/>
    <w:rsid w:val="00EA7EB2"/>
    <w:rsid w:val="00EA7F04"/>
    <w:rsid w:val="00EB0608"/>
    <w:rsid w:val="00EB0D3B"/>
    <w:rsid w:val="00EB0D6C"/>
    <w:rsid w:val="00EB137C"/>
    <w:rsid w:val="00EB13E9"/>
    <w:rsid w:val="00EB1709"/>
    <w:rsid w:val="00EB271F"/>
    <w:rsid w:val="00EB2846"/>
    <w:rsid w:val="00EB2E10"/>
    <w:rsid w:val="00EB32D2"/>
    <w:rsid w:val="00EB3B18"/>
    <w:rsid w:val="00EB58A3"/>
    <w:rsid w:val="00EB6753"/>
    <w:rsid w:val="00EB68C0"/>
    <w:rsid w:val="00EB6983"/>
    <w:rsid w:val="00EB6D11"/>
    <w:rsid w:val="00EB7C89"/>
    <w:rsid w:val="00EC0B70"/>
    <w:rsid w:val="00EC16D8"/>
    <w:rsid w:val="00EC19BE"/>
    <w:rsid w:val="00EC1E1A"/>
    <w:rsid w:val="00EC1EA9"/>
    <w:rsid w:val="00EC2124"/>
    <w:rsid w:val="00EC2A7E"/>
    <w:rsid w:val="00EC3EF6"/>
    <w:rsid w:val="00EC3F90"/>
    <w:rsid w:val="00EC43D7"/>
    <w:rsid w:val="00EC4C71"/>
    <w:rsid w:val="00EC4CB6"/>
    <w:rsid w:val="00EC4EB1"/>
    <w:rsid w:val="00EC4FF2"/>
    <w:rsid w:val="00EC5900"/>
    <w:rsid w:val="00EC70B4"/>
    <w:rsid w:val="00EC76E3"/>
    <w:rsid w:val="00EC7A73"/>
    <w:rsid w:val="00ED0651"/>
    <w:rsid w:val="00ED073B"/>
    <w:rsid w:val="00ED11B1"/>
    <w:rsid w:val="00ED17DD"/>
    <w:rsid w:val="00ED3173"/>
    <w:rsid w:val="00ED3AE1"/>
    <w:rsid w:val="00ED4DBF"/>
    <w:rsid w:val="00ED4E0F"/>
    <w:rsid w:val="00ED6C1F"/>
    <w:rsid w:val="00ED7BD8"/>
    <w:rsid w:val="00EE2285"/>
    <w:rsid w:val="00EE303C"/>
    <w:rsid w:val="00EE33B7"/>
    <w:rsid w:val="00EE360E"/>
    <w:rsid w:val="00EE361D"/>
    <w:rsid w:val="00EE458B"/>
    <w:rsid w:val="00EE45D2"/>
    <w:rsid w:val="00EE4B34"/>
    <w:rsid w:val="00EE517E"/>
    <w:rsid w:val="00EE5449"/>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E0B"/>
    <w:rsid w:val="00EF6E3E"/>
    <w:rsid w:val="00EF70AB"/>
    <w:rsid w:val="00EF740D"/>
    <w:rsid w:val="00EF7DDD"/>
    <w:rsid w:val="00F0095A"/>
    <w:rsid w:val="00F009EE"/>
    <w:rsid w:val="00F02085"/>
    <w:rsid w:val="00F0329F"/>
    <w:rsid w:val="00F03D5A"/>
    <w:rsid w:val="00F03E7A"/>
    <w:rsid w:val="00F0618B"/>
    <w:rsid w:val="00F0651C"/>
    <w:rsid w:val="00F06AD7"/>
    <w:rsid w:val="00F0747B"/>
    <w:rsid w:val="00F07A6C"/>
    <w:rsid w:val="00F116C0"/>
    <w:rsid w:val="00F11A04"/>
    <w:rsid w:val="00F11BA1"/>
    <w:rsid w:val="00F12518"/>
    <w:rsid w:val="00F12987"/>
    <w:rsid w:val="00F12C42"/>
    <w:rsid w:val="00F13A69"/>
    <w:rsid w:val="00F14316"/>
    <w:rsid w:val="00F14689"/>
    <w:rsid w:val="00F14A63"/>
    <w:rsid w:val="00F14AAB"/>
    <w:rsid w:val="00F17805"/>
    <w:rsid w:val="00F17C8F"/>
    <w:rsid w:val="00F17E04"/>
    <w:rsid w:val="00F20023"/>
    <w:rsid w:val="00F21840"/>
    <w:rsid w:val="00F2292F"/>
    <w:rsid w:val="00F22AE2"/>
    <w:rsid w:val="00F238E2"/>
    <w:rsid w:val="00F23E39"/>
    <w:rsid w:val="00F2439C"/>
    <w:rsid w:val="00F24435"/>
    <w:rsid w:val="00F24A9E"/>
    <w:rsid w:val="00F251C0"/>
    <w:rsid w:val="00F254B4"/>
    <w:rsid w:val="00F259D7"/>
    <w:rsid w:val="00F2638D"/>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DA6"/>
    <w:rsid w:val="00F33FC9"/>
    <w:rsid w:val="00F345D9"/>
    <w:rsid w:val="00F357F2"/>
    <w:rsid w:val="00F36161"/>
    <w:rsid w:val="00F36380"/>
    <w:rsid w:val="00F36793"/>
    <w:rsid w:val="00F407F3"/>
    <w:rsid w:val="00F41A27"/>
    <w:rsid w:val="00F4202E"/>
    <w:rsid w:val="00F423BC"/>
    <w:rsid w:val="00F4246F"/>
    <w:rsid w:val="00F4247B"/>
    <w:rsid w:val="00F42695"/>
    <w:rsid w:val="00F42995"/>
    <w:rsid w:val="00F42DB4"/>
    <w:rsid w:val="00F43264"/>
    <w:rsid w:val="00F43F71"/>
    <w:rsid w:val="00F45226"/>
    <w:rsid w:val="00F45298"/>
    <w:rsid w:val="00F452AC"/>
    <w:rsid w:val="00F45A28"/>
    <w:rsid w:val="00F45AD4"/>
    <w:rsid w:val="00F4600B"/>
    <w:rsid w:val="00F46D66"/>
    <w:rsid w:val="00F4748C"/>
    <w:rsid w:val="00F5028C"/>
    <w:rsid w:val="00F50351"/>
    <w:rsid w:val="00F510F9"/>
    <w:rsid w:val="00F516F4"/>
    <w:rsid w:val="00F519B5"/>
    <w:rsid w:val="00F51D05"/>
    <w:rsid w:val="00F5212E"/>
    <w:rsid w:val="00F52637"/>
    <w:rsid w:val="00F529A3"/>
    <w:rsid w:val="00F52A26"/>
    <w:rsid w:val="00F5496B"/>
    <w:rsid w:val="00F54C9D"/>
    <w:rsid w:val="00F54EA0"/>
    <w:rsid w:val="00F55612"/>
    <w:rsid w:val="00F55673"/>
    <w:rsid w:val="00F55844"/>
    <w:rsid w:val="00F5781D"/>
    <w:rsid w:val="00F60434"/>
    <w:rsid w:val="00F6083A"/>
    <w:rsid w:val="00F60B30"/>
    <w:rsid w:val="00F611AD"/>
    <w:rsid w:val="00F611DE"/>
    <w:rsid w:val="00F61EDD"/>
    <w:rsid w:val="00F622AD"/>
    <w:rsid w:val="00F62519"/>
    <w:rsid w:val="00F63100"/>
    <w:rsid w:val="00F636CC"/>
    <w:rsid w:val="00F661C6"/>
    <w:rsid w:val="00F70411"/>
    <w:rsid w:val="00F710E3"/>
    <w:rsid w:val="00F71276"/>
    <w:rsid w:val="00F717FD"/>
    <w:rsid w:val="00F71990"/>
    <w:rsid w:val="00F7203C"/>
    <w:rsid w:val="00F72296"/>
    <w:rsid w:val="00F72ADE"/>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771"/>
    <w:rsid w:val="00F829EF"/>
    <w:rsid w:val="00F83214"/>
    <w:rsid w:val="00F83AD8"/>
    <w:rsid w:val="00F84B4F"/>
    <w:rsid w:val="00F84CAA"/>
    <w:rsid w:val="00F84F05"/>
    <w:rsid w:val="00F85CFA"/>
    <w:rsid w:val="00F866C0"/>
    <w:rsid w:val="00F86FAB"/>
    <w:rsid w:val="00F87451"/>
    <w:rsid w:val="00F90614"/>
    <w:rsid w:val="00F9092C"/>
    <w:rsid w:val="00F90DF6"/>
    <w:rsid w:val="00F91049"/>
    <w:rsid w:val="00F91D7B"/>
    <w:rsid w:val="00F91E50"/>
    <w:rsid w:val="00F920C9"/>
    <w:rsid w:val="00F92535"/>
    <w:rsid w:val="00F92A60"/>
    <w:rsid w:val="00F93E0D"/>
    <w:rsid w:val="00F93E2D"/>
    <w:rsid w:val="00F94E49"/>
    <w:rsid w:val="00F957D3"/>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0EE"/>
    <w:rsid w:val="00FA559B"/>
    <w:rsid w:val="00FA5D58"/>
    <w:rsid w:val="00FA70B1"/>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199B"/>
    <w:rsid w:val="00FC25D7"/>
    <w:rsid w:val="00FC28A9"/>
    <w:rsid w:val="00FC2BFC"/>
    <w:rsid w:val="00FC4630"/>
    <w:rsid w:val="00FC4D78"/>
    <w:rsid w:val="00FC5766"/>
    <w:rsid w:val="00FC5ED8"/>
    <w:rsid w:val="00FC6492"/>
    <w:rsid w:val="00FC6E79"/>
    <w:rsid w:val="00FC7CB6"/>
    <w:rsid w:val="00FC7E44"/>
    <w:rsid w:val="00FD0A3E"/>
    <w:rsid w:val="00FD164A"/>
    <w:rsid w:val="00FD1CEE"/>
    <w:rsid w:val="00FD1D9A"/>
    <w:rsid w:val="00FD1FBC"/>
    <w:rsid w:val="00FD309E"/>
    <w:rsid w:val="00FD4164"/>
    <w:rsid w:val="00FD4CFA"/>
    <w:rsid w:val="00FD4DB5"/>
    <w:rsid w:val="00FD5C8E"/>
    <w:rsid w:val="00FD6FEE"/>
    <w:rsid w:val="00FD7708"/>
    <w:rsid w:val="00FD7A79"/>
    <w:rsid w:val="00FE0A7A"/>
    <w:rsid w:val="00FE0ABE"/>
    <w:rsid w:val="00FE11CB"/>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5B3"/>
    <w:rsid w:val="00FF0724"/>
    <w:rsid w:val="00FF10AA"/>
    <w:rsid w:val="00FF1889"/>
    <w:rsid w:val="00FF1DA1"/>
    <w:rsid w:val="00FF1F28"/>
    <w:rsid w:val="00FF350B"/>
    <w:rsid w:val="00FF3952"/>
    <w:rsid w:val="00FF4C22"/>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0B24"/>
    <w:pPr>
      <w:spacing w:before="60" w:after="0" w:line="240" w:lineRule="auto"/>
      <w:ind w:firstLine="284"/>
      <w:jc w:val="both"/>
    </w:pPr>
    <w:rPr>
      <w:sz w:val="20"/>
    </w:rPr>
  </w:style>
  <w:style w:type="paragraph" w:styleId="Titolo1">
    <w:name w:val="heading 1"/>
    <w:basedOn w:val="Normale"/>
    <w:next w:val="Normale"/>
    <w:link w:val="Titolo1Carattere"/>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Titolo2">
    <w:name w:val="heading 2"/>
    <w:basedOn w:val="Normale"/>
    <w:next w:val="Normale"/>
    <w:link w:val="Titolo2Carattere"/>
    <w:uiPriority w:val="9"/>
    <w:unhideWhenUsed/>
    <w:qFormat/>
    <w:rsid w:val="003665A2"/>
    <w:pPr>
      <w:keepNext/>
      <w:keepLines/>
      <w:numPr>
        <w:ilvl w:val="1"/>
        <w:numId w:val="12"/>
      </w:numPr>
      <w:spacing w:before="120"/>
      <w:ind w:left="578" w:hanging="578"/>
      <w:outlineLvl w:val="1"/>
    </w:pPr>
    <w:rPr>
      <w:rFonts w:eastAsiaTheme="majorEastAsia" w:cstheme="majorBidi"/>
      <w:b/>
      <w:sz w:val="24"/>
      <w:szCs w:val="26"/>
    </w:rPr>
  </w:style>
  <w:style w:type="paragraph" w:styleId="Titolo3">
    <w:name w:val="heading 3"/>
    <w:basedOn w:val="Normale"/>
    <w:next w:val="Normale"/>
    <w:link w:val="Titolo3Carattere"/>
    <w:uiPriority w:val="9"/>
    <w:unhideWhenUsed/>
    <w:qFormat/>
    <w:rsid w:val="0059013E"/>
    <w:pPr>
      <w:keepNext/>
      <w:keepLines/>
      <w:numPr>
        <w:ilvl w:val="2"/>
        <w:numId w:val="12"/>
      </w:numPr>
      <w:spacing w:before="120" w:after="120"/>
      <w:jc w:val="left"/>
      <w:outlineLvl w:val="2"/>
    </w:pPr>
    <w:rPr>
      <w:rFonts w:eastAsiaTheme="majorEastAsia" w:cstheme="majorBidi"/>
      <w:b/>
      <w:szCs w:val="24"/>
    </w:rPr>
  </w:style>
  <w:style w:type="paragraph" w:styleId="Titolo4">
    <w:name w:val="heading 4"/>
    <w:basedOn w:val="Titolo3"/>
    <w:next w:val="Normale"/>
    <w:link w:val="Titolo4Carattere"/>
    <w:uiPriority w:val="9"/>
    <w:unhideWhenUsed/>
    <w:qFormat/>
    <w:rsid w:val="0059013E"/>
    <w:pPr>
      <w:numPr>
        <w:ilvl w:val="3"/>
      </w:numPr>
      <w:spacing w:before="40"/>
      <w:outlineLvl w:val="3"/>
    </w:pPr>
    <w:rPr>
      <w:b w:val="0"/>
      <w:i/>
      <w:iCs/>
      <w:smallCaps/>
    </w:rPr>
  </w:style>
  <w:style w:type="paragraph" w:styleId="Titolo5">
    <w:name w:val="heading 5"/>
    <w:basedOn w:val="Normale"/>
    <w:next w:val="Normale"/>
    <w:link w:val="Titolo5Carattere"/>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693D"/>
    <w:rPr>
      <w:rFonts w:eastAsiaTheme="majorEastAsia" w:cstheme="majorBidi"/>
      <w:b/>
      <w:sz w:val="26"/>
      <w:szCs w:val="32"/>
    </w:rPr>
  </w:style>
  <w:style w:type="character" w:customStyle="1" w:styleId="Titolo2Carattere">
    <w:name w:val="Titolo 2 Carattere"/>
    <w:basedOn w:val="Carpredefinitoparagrafo"/>
    <w:link w:val="Titolo2"/>
    <w:uiPriority w:val="9"/>
    <w:rsid w:val="003665A2"/>
    <w:rPr>
      <w:rFonts w:eastAsiaTheme="majorEastAsia" w:cstheme="majorBidi"/>
      <w:b/>
      <w:sz w:val="24"/>
      <w:szCs w:val="26"/>
    </w:rPr>
  </w:style>
  <w:style w:type="character" w:customStyle="1" w:styleId="Titolo3Carattere">
    <w:name w:val="Titolo 3 Carattere"/>
    <w:basedOn w:val="Carpredefinitoparagrafo"/>
    <w:link w:val="Titolo3"/>
    <w:uiPriority w:val="9"/>
    <w:rsid w:val="0059013E"/>
    <w:rPr>
      <w:rFonts w:ascii="Times New Roman" w:eastAsiaTheme="majorEastAsia" w:hAnsi="Times New Roman" w:cstheme="majorBidi"/>
      <w:b/>
      <w:sz w:val="20"/>
      <w:szCs w:val="24"/>
    </w:rPr>
  </w:style>
  <w:style w:type="paragraph" w:styleId="Titolo">
    <w:name w:val="Title"/>
    <w:basedOn w:val="Normale"/>
    <w:next w:val="Normale"/>
    <w:link w:val="TitoloCarattere"/>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oloCarattere">
    <w:name w:val="Titolo Carattere"/>
    <w:basedOn w:val="Carpredefinitoparagrafo"/>
    <w:link w:val="Titolo"/>
    <w:uiPriority w:val="10"/>
    <w:rsid w:val="00E347D4"/>
    <w:rPr>
      <w:rFonts w:eastAsiaTheme="majorEastAsia" w:cstheme="majorBidi"/>
      <w:b/>
      <w:spacing w:val="-10"/>
      <w:kern w:val="28"/>
      <w:sz w:val="32"/>
      <w:szCs w:val="56"/>
    </w:rPr>
  </w:style>
  <w:style w:type="character" w:styleId="Numeroriga">
    <w:name w:val="line number"/>
    <w:basedOn w:val="Carpredefinitoparagrafo"/>
    <w:uiPriority w:val="99"/>
    <w:semiHidden/>
    <w:unhideWhenUsed/>
    <w:rsid w:val="00057F3D"/>
  </w:style>
  <w:style w:type="paragraph" w:styleId="Intestazione">
    <w:name w:val="header"/>
    <w:basedOn w:val="Normale"/>
    <w:link w:val="IntestazioneCarattere"/>
    <w:uiPriority w:val="99"/>
    <w:unhideWhenUsed/>
    <w:rsid w:val="00684DFC"/>
    <w:pPr>
      <w:tabs>
        <w:tab w:val="center" w:pos="4819"/>
        <w:tab w:val="right" w:pos="9638"/>
      </w:tabs>
      <w:spacing w:before="0"/>
    </w:pPr>
  </w:style>
  <w:style w:type="character" w:customStyle="1" w:styleId="IntestazioneCarattere">
    <w:name w:val="Intestazione Carattere"/>
    <w:basedOn w:val="Carpredefinitoparagrafo"/>
    <w:link w:val="Intestazione"/>
    <w:uiPriority w:val="99"/>
    <w:rsid w:val="00684DFC"/>
    <w:rPr>
      <w:rFonts w:ascii="Times New Roman" w:hAnsi="Times New Roman"/>
      <w:sz w:val="24"/>
    </w:rPr>
  </w:style>
  <w:style w:type="paragraph" w:styleId="Pidipagina">
    <w:name w:val="footer"/>
    <w:basedOn w:val="Normale"/>
    <w:link w:val="PidipaginaCarattere"/>
    <w:uiPriority w:val="99"/>
    <w:unhideWhenUsed/>
    <w:rsid w:val="00684DFC"/>
    <w:pPr>
      <w:tabs>
        <w:tab w:val="center" w:pos="4819"/>
        <w:tab w:val="right" w:pos="9638"/>
      </w:tabs>
      <w:spacing w:before="0"/>
    </w:pPr>
  </w:style>
  <w:style w:type="character" w:customStyle="1" w:styleId="PidipaginaCarattere">
    <w:name w:val="Piè di pagina Carattere"/>
    <w:basedOn w:val="Carpredefinitoparagrafo"/>
    <w:link w:val="Pidipagina"/>
    <w:uiPriority w:val="99"/>
    <w:rsid w:val="00684DFC"/>
    <w:rPr>
      <w:rFonts w:ascii="Times New Roman" w:hAnsi="Times New Roman"/>
      <w:sz w:val="24"/>
    </w:rPr>
  </w:style>
  <w:style w:type="paragraph" w:styleId="Nessunaspaziatura">
    <w:name w:val="No Spacing"/>
    <w:aliases w:val="Author"/>
    <w:basedOn w:val="Normale"/>
    <w:uiPriority w:val="1"/>
    <w:qFormat/>
    <w:rsid w:val="000C275F"/>
    <w:pPr>
      <w:spacing w:before="240"/>
      <w:ind w:firstLine="0"/>
      <w:jc w:val="center"/>
    </w:pPr>
    <w:rPr>
      <w:smallCaps/>
    </w:rPr>
  </w:style>
  <w:style w:type="paragraph" w:customStyle="1" w:styleId="Affiliation">
    <w:name w:val="Affiliation"/>
    <w:basedOn w:val="Nessunaspaziatura"/>
    <w:next w:val="Normale"/>
    <w:qFormat/>
    <w:rsid w:val="00893F0A"/>
    <w:pPr>
      <w:spacing w:before="0"/>
    </w:pPr>
    <w:rPr>
      <w:i/>
      <w:iCs/>
      <w:smallCaps w:val="0"/>
    </w:rPr>
  </w:style>
  <w:style w:type="paragraph" w:styleId="Citazione">
    <w:name w:val="Quote"/>
    <w:basedOn w:val="Normale"/>
    <w:next w:val="Normale"/>
    <w:link w:val="CitazioneCarattere"/>
    <w:uiPriority w:val="29"/>
    <w:qFormat/>
    <w:rsid w:val="004C580D"/>
    <w:pPr>
      <w:spacing w:before="120" w:after="120"/>
      <w:ind w:left="567" w:right="567"/>
    </w:pPr>
    <w:rPr>
      <w:i/>
      <w:iCs/>
      <w:color w:val="7F7F7F" w:themeColor="text1" w:themeTint="80"/>
    </w:rPr>
  </w:style>
  <w:style w:type="character" w:customStyle="1" w:styleId="CitazioneCarattere">
    <w:name w:val="Citazione Carattere"/>
    <w:basedOn w:val="Carpredefinitoparagrafo"/>
    <w:link w:val="Citazione"/>
    <w:uiPriority w:val="29"/>
    <w:rsid w:val="004C580D"/>
    <w:rPr>
      <w:rFonts w:ascii="Times New Roman" w:hAnsi="Times New Roman"/>
      <w:i/>
      <w:iCs/>
      <w:color w:val="7F7F7F" w:themeColor="text1" w:themeTint="80"/>
      <w:sz w:val="20"/>
    </w:rPr>
  </w:style>
  <w:style w:type="paragraph" w:styleId="Citazioneintensa">
    <w:name w:val="Intense Quote"/>
    <w:basedOn w:val="Normale"/>
    <w:next w:val="Normale"/>
    <w:link w:val="CitazioneintensaCarattere"/>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8C01F4"/>
    <w:rPr>
      <w:rFonts w:ascii="Times New Roman" w:hAnsi="Times New Roman"/>
      <w:i/>
      <w:iCs/>
      <w:color w:val="4472C4" w:themeColor="accent1"/>
      <w:sz w:val="24"/>
    </w:rPr>
  </w:style>
  <w:style w:type="character" w:styleId="Riferimentointenso">
    <w:name w:val="Intense Reference"/>
    <w:basedOn w:val="Carpredefinitoparagrafo"/>
    <w:uiPriority w:val="32"/>
    <w:qFormat/>
    <w:rsid w:val="008C01F4"/>
    <w:rPr>
      <w:b/>
      <w:bCs/>
      <w:smallCaps/>
      <w:color w:val="4472C4" w:themeColor="accent1"/>
      <w:spacing w:val="5"/>
    </w:rPr>
  </w:style>
  <w:style w:type="character" w:styleId="Riferimentodelicato">
    <w:name w:val="Subtle Reference"/>
    <w:basedOn w:val="Carpredefinitoparagrafo"/>
    <w:uiPriority w:val="31"/>
    <w:qFormat/>
    <w:rsid w:val="008C01F4"/>
    <w:rPr>
      <w:smallCaps/>
      <w:color w:val="5A5A5A" w:themeColor="text1" w:themeTint="A5"/>
    </w:rPr>
  </w:style>
  <w:style w:type="paragraph" w:styleId="Paragrafoelenco">
    <w:name w:val="List Paragraph"/>
    <w:basedOn w:val="Normale"/>
    <w:uiPriority w:val="34"/>
    <w:qFormat/>
    <w:rsid w:val="008C01F4"/>
    <w:pPr>
      <w:ind w:left="720"/>
      <w:contextualSpacing/>
    </w:pPr>
  </w:style>
  <w:style w:type="character" w:styleId="Titolodellibro">
    <w:name w:val="Book Title"/>
    <w:basedOn w:val="Carpredefinitoparagrafo"/>
    <w:uiPriority w:val="33"/>
    <w:qFormat/>
    <w:rsid w:val="008C01F4"/>
    <w:rPr>
      <w:b/>
      <w:bCs/>
      <w:i/>
      <w:iCs/>
      <w:spacing w:val="5"/>
    </w:rPr>
  </w:style>
  <w:style w:type="character" w:styleId="Enfasidelicata">
    <w:name w:val="Subtle Emphasis"/>
    <w:basedOn w:val="Carpredefinitoparagrafo"/>
    <w:uiPriority w:val="19"/>
    <w:qFormat/>
    <w:rsid w:val="008C01F4"/>
    <w:rPr>
      <w:i/>
      <w:iCs/>
      <w:color w:val="404040" w:themeColor="text1" w:themeTint="BF"/>
    </w:rPr>
  </w:style>
  <w:style w:type="character" w:styleId="Enfasicorsivo">
    <w:name w:val="Emphasis"/>
    <w:basedOn w:val="Carpredefinitoparagrafo"/>
    <w:uiPriority w:val="20"/>
    <w:qFormat/>
    <w:rsid w:val="008C01F4"/>
    <w:rPr>
      <w:i/>
      <w:iCs/>
    </w:rPr>
  </w:style>
  <w:style w:type="character" w:styleId="Enfasiintensa">
    <w:name w:val="Intense Emphasis"/>
    <w:basedOn w:val="Carpredefinitoparagrafo"/>
    <w:uiPriority w:val="21"/>
    <w:qFormat/>
    <w:rsid w:val="008C01F4"/>
    <w:rPr>
      <w:i/>
      <w:iCs/>
      <w:color w:val="4472C4" w:themeColor="accent1"/>
    </w:rPr>
  </w:style>
  <w:style w:type="character" w:styleId="Enfasigrassetto">
    <w:name w:val="Strong"/>
    <w:basedOn w:val="Carpredefinitoparagrafo"/>
    <w:uiPriority w:val="22"/>
    <w:qFormat/>
    <w:rsid w:val="008C01F4"/>
    <w:rPr>
      <w:b/>
      <w:bCs/>
    </w:rPr>
  </w:style>
  <w:style w:type="paragraph" w:styleId="Didascalia">
    <w:name w:val="caption"/>
    <w:basedOn w:val="Normale"/>
    <w:next w:val="Normale"/>
    <w:uiPriority w:val="35"/>
    <w:unhideWhenUsed/>
    <w:qFormat/>
    <w:rsid w:val="001E187D"/>
    <w:pPr>
      <w:spacing w:after="60"/>
      <w:ind w:firstLine="567"/>
    </w:pPr>
    <w:rPr>
      <w:iCs/>
      <w:szCs w:val="18"/>
    </w:rPr>
  </w:style>
  <w:style w:type="paragraph" w:styleId="Testofumetto">
    <w:name w:val="Balloon Text"/>
    <w:basedOn w:val="Normale"/>
    <w:link w:val="TestofumettoCarattere"/>
    <w:uiPriority w:val="99"/>
    <w:semiHidden/>
    <w:unhideWhenUsed/>
    <w:rsid w:val="00DF6775"/>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F6775"/>
    <w:rPr>
      <w:rFonts w:ascii="Segoe UI" w:hAnsi="Segoe UI" w:cs="Segoe UI"/>
      <w:sz w:val="18"/>
      <w:szCs w:val="18"/>
    </w:rPr>
  </w:style>
  <w:style w:type="character" w:customStyle="1" w:styleId="Titolo4Carattere">
    <w:name w:val="Titolo 4 Carattere"/>
    <w:basedOn w:val="Carpredefinitoparagrafo"/>
    <w:link w:val="Titolo4"/>
    <w:uiPriority w:val="9"/>
    <w:rsid w:val="0059013E"/>
    <w:rPr>
      <w:rFonts w:ascii="Times New Roman" w:eastAsiaTheme="majorEastAsia" w:hAnsi="Times New Roman" w:cstheme="majorBidi"/>
      <w:i/>
      <w:iCs/>
      <w:smallCaps/>
      <w:sz w:val="20"/>
      <w:szCs w:val="24"/>
    </w:rPr>
  </w:style>
  <w:style w:type="character" w:styleId="Rimandocommento">
    <w:name w:val="annotation reference"/>
    <w:basedOn w:val="Carpredefinitoparagrafo"/>
    <w:uiPriority w:val="99"/>
    <w:semiHidden/>
    <w:unhideWhenUsed/>
    <w:rsid w:val="00A86595"/>
    <w:rPr>
      <w:sz w:val="16"/>
      <w:szCs w:val="16"/>
    </w:rPr>
  </w:style>
  <w:style w:type="paragraph" w:styleId="Testocommento">
    <w:name w:val="annotation text"/>
    <w:basedOn w:val="Normale"/>
    <w:link w:val="TestocommentoCarattere"/>
    <w:uiPriority w:val="99"/>
    <w:unhideWhenUsed/>
    <w:rsid w:val="00A86595"/>
    <w:pPr>
      <w:spacing w:before="0"/>
    </w:pPr>
    <w:rPr>
      <w:szCs w:val="20"/>
    </w:rPr>
  </w:style>
  <w:style w:type="character" w:customStyle="1" w:styleId="TestocommentoCarattere">
    <w:name w:val="Testo commento Carattere"/>
    <w:basedOn w:val="Carpredefinitoparagrafo"/>
    <w:link w:val="Testocommento"/>
    <w:uiPriority w:val="99"/>
    <w:rsid w:val="00A86595"/>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A86595"/>
    <w:pPr>
      <w:spacing w:before="120"/>
    </w:pPr>
    <w:rPr>
      <w:b/>
      <w:bCs/>
    </w:rPr>
  </w:style>
  <w:style w:type="character" w:customStyle="1" w:styleId="SoggettocommentoCarattere">
    <w:name w:val="Soggetto commento Carattere"/>
    <w:basedOn w:val="TestocommentoCarattere"/>
    <w:link w:val="Soggettocommento"/>
    <w:uiPriority w:val="99"/>
    <w:semiHidden/>
    <w:rsid w:val="00A86595"/>
    <w:rPr>
      <w:rFonts w:ascii="Times New Roman" w:hAnsi="Times New Roman"/>
      <w:b/>
      <w:bCs/>
      <w:sz w:val="20"/>
      <w:szCs w:val="20"/>
    </w:rPr>
  </w:style>
  <w:style w:type="paragraph" w:styleId="Revisione">
    <w:name w:val="Revision"/>
    <w:hidden/>
    <w:uiPriority w:val="99"/>
    <w:semiHidden/>
    <w:rsid w:val="00A86595"/>
    <w:pPr>
      <w:spacing w:after="0" w:line="240" w:lineRule="auto"/>
    </w:pPr>
  </w:style>
  <w:style w:type="table" w:styleId="Grigliatabella">
    <w:name w:val="Table Grid"/>
    <w:basedOn w:val="Tabellanormale"/>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86595"/>
    <w:rPr>
      <w:color w:val="0563C1" w:themeColor="hyperlink"/>
      <w:u w:val="single"/>
    </w:rPr>
  </w:style>
  <w:style w:type="character" w:styleId="Menzionenonrisolta">
    <w:name w:val="Unresolved Mention"/>
    <w:basedOn w:val="Carpredefinitoparagrafo"/>
    <w:uiPriority w:val="99"/>
    <w:unhideWhenUsed/>
    <w:rsid w:val="00A86595"/>
    <w:rPr>
      <w:color w:val="605E5C"/>
      <w:shd w:val="clear" w:color="auto" w:fill="E1DFDD"/>
    </w:rPr>
  </w:style>
  <w:style w:type="paragraph" w:customStyle="1" w:styleId="References">
    <w:name w:val="References"/>
    <w:basedOn w:val="Normale"/>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e"/>
    <w:rsid w:val="00A86595"/>
    <w:pPr>
      <w:spacing w:before="0" w:after="240" w:line="360" w:lineRule="auto"/>
      <w:ind w:left="1134" w:right="1134" w:firstLine="0"/>
    </w:pPr>
    <w:rPr>
      <w:i/>
      <w:iCs/>
    </w:rPr>
  </w:style>
  <w:style w:type="paragraph" w:styleId="Titolosommario">
    <w:name w:val="TOC Heading"/>
    <w:basedOn w:val="Titolo1"/>
    <w:next w:val="Normale"/>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Sommario1">
    <w:name w:val="toc 1"/>
    <w:basedOn w:val="Normale"/>
    <w:next w:val="Normale"/>
    <w:autoRedefine/>
    <w:uiPriority w:val="39"/>
    <w:unhideWhenUsed/>
    <w:rsid w:val="00A86595"/>
    <w:pPr>
      <w:spacing w:before="360"/>
      <w:jc w:val="left"/>
    </w:pPr>
    <w:rPr>
      <w:rFonts w:asciiTheme="majorHAnsi" w:hAnsiTheme="majorHAnsi" w:cstheme="majorHAnsi"/>
      <w:b/>
      <w:bCs/>
      <w:caps/>
      <w:szCs w:val="24"/>
    </w:rPr>
  </w:style>
  <w:style w:type="paragraph" w:styleId="Sommario2">
    <w:name w:val="toc 2"/>
    <w:basedOn w:val="Normale"/>
    <w:next w:val="Normale"/>
    <w:autoRedefine/>
    <w:uiPriority w:val="39"/>
    <w:unhideWhenUsed/>
    <w:rsid w:val="00A86595"/>
    <w:pPr>
      <w:spacing w:before="240"/>
      <w:jc w:val="left"/>
    </w:pPr>
    <w:rPr>
      <w:rFonts w:cstheme="minorHAnsi"/>
      <w:b/>
      <w:bCs/>
      <w:szCs w:val="20"/>
    </w:rPr>
  </w:style>
  <w:style w:type="paragraph" w:styleId="Sommario3">
    <w:name w:val="toc 3"/>
    <w:basedOn w:val="Normale"/>
    <w:next w:val="Normale"/>
    <w:autoRedefine/>
    <w:uiPriority w:val="39"/>
    <w:unhideWhenUsed/>
    <w:rsid w:val="00A86595"/>
    <w:pPr>
      <w:spacing w:before="0"/>
      <w:ind w:left="240"/>
      <w:jc w:val="left"/>
    </w:pPr>
    <w:rPr>
      <w:rFonts w:cstheme="minorHAnsi"/>
      <w:szCs w:val="20"/>
    </w:rPr>
  </w:style>
  <w:style w:type="paragraph" w:styleId="Sommario4">
    <w:name w:val="toc 4"/>
    <w:basedOn w:val="Normale"/>
    <w:next w:val="Normale"/>
    <w:autoRedefine/>
    <w:uiPriority w:val="39"/>
    <w:unhideWhenUsed/>
    <w:rsid w:val="00A86595"/>
    <w:pPr>
      <w:spacing w:before="0"/>
      <w:ind w:left="480"/>
      <w:jc w:val="left"/>
    </w:pPr>
    <w:rPr>
      <w:rFonts w:cstheme="minorHAnsi"/>
      <w:szCs w:val="20"/>
    </w:rPr>
  </w:style>
  <w:style w:type="paragraph" w:styleId="Sommario5">
    <w:name w:val="toc 5"/>
    <w:basedOn w:val="Normale"/>
    <w:next w:val="Normale"/>
    <w:autoRedefine/>
    <w:uiPriority w:val="39"/>
    <w:unhideWhenUsed/>
    <w:rsid w:val="00A86595"/>
    <w:pPr>
      <w:spacing w:before="0"/>
      <w:ind w:left="720"/>
      <w:jc w:val="left"/>
    </w:pPr>
    <w:rPr>
      <w:rFonts w:cstheme="minorHAnsi"/>
      <w:szCs w:val="20"/>
    </w:rPr>
  </w:style>
  <w:style w:type="paragraph" w:styleId="Sommario6">
    <w:name w:val="toc 6"/>
    <w:basedOn w:val="Normale"/>
    <w:next w:val="Normale"/>
    <w:autoRedefine/>
    <w:uiPriority w:val="39"/>
    <w:unhideWhenUsed/>
    <w:rsid w:val="00A86595"/>
    <w:pPr>
      <w:spacing w:before="0"/>
      <w:ind w:left="960"/>
      <w:jc w:val="left"/>
    </w:pPr>
    <w:rPr>
      <w:rFonts w:cstheme="minorHAnsi"/>
      <w:szCs w:val="20"/>
    </w:rPr>
  </w:style>
  <w:style w:type="paragraph" w:styleId="Sommario7">
    <w:name w:val="toc 7"/>
    <w:basedOn w:val="Normale"/>
    <w:next w:val="Normale"/>
    <w:autoRedefine/>
    <w:uiPriority w:val="39"/>
    <w:unhideWhenUsed/>
    <w:rsid w:val="00A86595"/>
    <w:pPr>
      <w:spacing w:before="0"/>
      <w:ind w:left="1200"/>
      <w:jc w:val="left"/>
    </w:pPr>
    <w:rPr>
      <w:rFonts w:cstheme="minorHAnsi"/>
      <w:szCs w:val="20"/>
    </w:rPr>
  </w:style>
  <w:style w:type="paragraph" w:styleId="Sommario8">
    <w:name w:val="toc 8"/>
    <w:basedOn w:val="Normale"/>
    <w:next w:val="Normale"/>
    <w:autoRedefine/>
    <w:uiPriority w:val="39"/>
    <w:unhideWhenUsed/>
    <w:rsid w:val="00A86595"/>
    <w:pPr>
      <w:spacing w:before="0"/>
      <w:ind w:left="1440"/>
      <w:jc w:val="left"/>
    </w:pPr>
    <w:rPr>
      <w:rFonts w:cstheme="minorHAnsi"/>
      <w:szCs w:val="20"/>
    </w:rPr>
  </w:style>
  <w:style w:type="paragraph" w:styleId="Sommario9">
    <w:name w:val="toc 9"/>
    <w:basedOn w:val="Normale"/>
    <w:next w:val="Normale"/>
    <w:autoRedefine/>
    <w:uiPriority w:val="39"/>
    <w:unhideWhenUsed/>
    <w:rsid w:val="00A86595"/>
    <w:pPr>
      <w:spacing w:before="0"/>
      <w:ind w:left="1680"/>
      <w:jc w:val="left"/>
    </w:pPr>
    <w:rPr>
      <w:rFonts w:cstheme="minorHAnsi"/>
      <w:szCs w:val="20"/>
    </w:rPr>
  </w:style>
  <w:style w:type="table" w:styleId="Tabellagriglia4-colore3">
    <w:name w:val="Grid Table 4 Accent 3"/>
    <w:basedOn w:val="Tabellanormale"/>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Titolo5Carattere">
    <w:name w:val="Titolo 5 Carattere"/>
    <w:basedOn w:val="Carpredefinitoparagrafo"/>
    <w:link w:val="Titolo5"/>
    <w:uiPriority w:val="9"/>
    <w:semiHidden/>
    <w:rsid w:val="00D412A7"/>
    <w:rPr>
      <w:rFonts w:asciiTheme="majorHAnsi" w:eastAsiaTheme="majorEastAsia" w:hAnsiTheme="majorHAnsi" w:cstheme="majorBidi"/>
      <w:color w:val="2F5496" w:themeColor="accent1" w:themeShade="BF"/>
      <w:sz w:val="20"/>
    </w:rPr>
  </w:style>
  <w:style w:type="character" w:customStyle="1" w:styleId="Titolo6Carattere">
    <w:name w:val="Titolo 6 Carattere"/>
    <w:basedOn w:val="Carpredefinitoparagrafo"/>
    <w:link w:val="Titolo6"/>
    <w:uiPriority w:val="9"/>
    <w:semiHidden/>
    <w:rsid w:val="00D412A7"/>
    <w:rPr>
      <w:rFonts w:asciiTheme="majorHAnsi" w:eastAsiaTheme="majorEastAsia" w:hAnsiTheme="majorHAnsi" w:cstheme="majorBidi"/>
      <w:color w:val="1F3763" w:themeColor="accent1" w:themeShade="7F"/>
      <w:sz w:val="20"/>
    </w:rPr>
  </w:style>
  <w:style w:type="character" w:customStyle="1" w:styleId="Titolo7Carattere">
    <w:name w:val="Titolo 7 Carattere"/>
    <w:basedOn w:val="Carpredefinitoparagrafo"/>
    <w:link w:val="Titolo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Titolo8Carattere">
    <w:name w:val="Titolo 8 Carattere"/>
    <w:basedOn w:val="Carpredefinitoparagrafo"/>
    <w:link w:val="Titolo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Didascalia"/>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Testonotaapidipagina">
    <w:name w:val="footnote text"/>
    <w:basedOn w:val="Normale"/>
    <w:link w:val="TestonotaapidipaginaCarattere"/>
    <w:uiPriority w:val="99"/>
    <w:semiHidden/>
    <w:unhideWhenUsed/>
    <w:rsid w:val="00AB5660"/>
    <w:pPr>
      <w:spacing w:before="0"/>
    </w:pPr>
    <w:rPr>
      <w:szCs w:val="20"/>
    </w:rPr>
  </w:style>
  <w:style w:type="character" w:customStyle="1" w:styleId="TestonotaapidipaginaCarattere">
    <w:name w:val="Testo nota a piè di pagina Carattere"/>
    <w:basedOn w:val="Carpredefinitoparagrafo"/>
    <w:link w:val="Testonotaapidipagina"/>
    <w:uiPriority w:val="99"/>
    <w:semiHidden/>
    <w:rsid w:val="00AB5660"/>
    <w:rPr>
      <w:sz w:val="20"/>
      <w:szCs w:val="20"/>
    </w:rPr>
  </w:style>
  <w:style w:type="character" w:styleId="Rimandonotaapidipagina">
    <w:name w:val="footnote reference"/>
    <w:basedOn w:val="Carpredefinitoparagrafo"/>
    <w:uiPriority w:val="99"/>
    <w:semiHidden/>
    <w:unhideWhenUsed/>
    <w:rsid w:val="00AB5660"/>
    <w:rPr>
      <w:vertAlign w:val="superscript"/>
    </w:rPr>
  </w:style>
  <w:style w:type="character" w:styleId="Rimandonotadichiusura">
    <w:name w:val="endnote reference"/>
    <w:basedOn w:val="Carpredefinitoparagrafo"/>
    <w:uiPriority w:val="99"/>
    <w:semiHidden/>
    <w:unhideWhenUsed/>
    <w:rsid w:val="00F85CFA"/>
    <w:rPr>
      <w:vertAlign w:val="superscript"/>
    </w:rPr>
  </w:style>
  <w:style w:type="paragraph" w:customStyle="1" w:styleId="TableText">
    <w:name w:val="Table Text"/>
    <w:basedOn w:val="Normale"/>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orcid-id-https">
    <w:name w:val="orcid-id-https"/>
    <w:basedOn w:val="Carpredefinitoparagrafo"/>
    <w:rsid w:val="00E71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5739312">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132333174">
      <w:bodyDiv w:val="1"/>
      <w:marLeft w:val="0"/>
      <w:marRight w:val="0"/>
      <w:marTop w:val="0"/>
      <w:marBottom w:val="0"/>
      <w:divBdr>
        <w:top w:val="none" w:sz="0" w:space="0" w:color="auto"/>
        <w:left w:val="none" w:sz="0" w:space="0" w:color="auto"/>
        <w:bottom w:val="none" w:sz="0" w:space="0" w:color="auto"/>
        <w:right w:val="none" w:sz="0" w:space="0" w:color="auto"/>
      </w:divBdr>
    </w:div>
    <w:div w:id="1446579364">
      <w:bodyDiv w:val="1"/>
      <w:marLeft w:val="0"/>
      <w:marRight w:val="0"/>
      <w:marTop w:val="0"/>
      <w:marBottom w:val="0"/>
      <w:divBdr>
        <w:top w:val="none" w:sz="0" w:space="0" w:color="auto"/>
        <w:left w:val="none" w:sz="0" w:space="0" w:color="auto"/>
        <w:bottom w:val="none" w:sz="0" w:space="0" w:color="auto"/>
        <w:right w:val="none" w:sz="0" w:space="0" w:color="auto"/>
      </w:divBdr>
    </w:div>
    <w:div w:id="191084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orcid.org/0000-0002-5439-7563"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orcid.org/0000-0003-1722-2497"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openxmlformats.org/officeDocument/2006/relationships/hyperlink" Target="https://orcid.org/0000-0002-3266-8828"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orcid.org/0000-0001-8127-0990"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pernicus.eu/" TargetMode="External"/><Relationship Id="rId27" Type="http://schemas.openxmlformats.org/officeDocument/2006/relationships/hyperlink" Target="https://orcid.org/0000-0002-1472-868X" TargetMode="External"/><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eccharts" TargetMode="External"/><Relationship Id="rId2" Type="http://schemas.openxmlformats.org/officeDocument/2006/relationships/hyperlink" Target="https://meteohub.mistralportal.it/app/maps/flashflood" TargetMode="External"/><Relationship Id="rId1" Type="http://schemas.openxmlformats.org/officeDocument/2006/relationships/hyperlink" Target="https://highlanderproject.eu/wp-content/uploads/2021/07/D4.3_Downscaled_subseasonal_forecast_update2021071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22</Pages>
  <Words>25110</Words>
  <Characters>143133</Characters>
  <Application>Microsoft Office Word</Application>
  <DocSecurity>0</DocSecurity>
  <Lines>1192</Lines>
  <Paragraphs>335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73</cp:revision>
  <cp:lastPrinted>2021-10-07T22:03:00Z</cp:lastPrinted>
  <dcterms:created xsi:type="dcterms:W3CDTF">2021-10-04T12:55:00Z</dcterms:created>
  <dcterms:modified xsi:type="dcterms:W3CDTF">2021-10-07T22:03:00Z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